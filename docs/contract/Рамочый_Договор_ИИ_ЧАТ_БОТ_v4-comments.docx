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2ABCB" w14:textId="77777777" w:rsidR="00D57BA5" w:rsidRPr="001110B6" w:rsidRDefault="00D57BA5" w:rsidP="00D57BA5">
      <w:pPr>
        <w:widowControl w:val="0"/>
        <w:spacing w:after="0"/>
        <w:jc w:val="center"/>
        <w:rPr>
          <w:rFonts w:ascii="Times New Roman" w:hAnsi="Times New Roman" w:cs="Times New Roman"/>
          <w:b/>
        </w:rPr>
      </w:pPr>
      <w:r w:rsidRPr="001110B6">
        <w:rPr>
          <w:rFonts w:ascii="Times New Roman" w:hAnsi="Times New Roman" w:cs="Times New Roman"/>
          <w:b/>
        </w:rPr>
        <w:t>РАМОЧНЫЙ ДОГОВОР №</w:t>
      </w:r>
      <w:r w:rsidRPr="001110B6">
        <w:rPr>
          <w:rFonts w:ascii="Times New Roman" w:hAnsi="Times New Roman" w:cs="Times New Roman"/>
          <w:b/>
          <w:lang w:val="en-US"/>
        </w:rPr>
        <w:t xml:space="preserve"> </w:t>
      </w:r>
      <w:r w:rsidRPr="001110B6">
        <w:rPr>
          <w:rStyle w:val="CommentReference"/>
          <w:rFonts w:ascii="Times New Roman" w:hAnsi="Times New Roman" w:cs="Times New Roman"/>
          <w:sz w:val="22"/>
          <w:szCs w:val="22"/>
        </w:rPr>
        <w:t>ИИЧ</w:t>
      </w:r>
      <w:r w:rsidRPr="001110B6">
        <w:rPr>
          <w:rFonts w:ascii="Times New Roman" w:hAnsi="Times New Roman" w:cs="Times New Roman"/>
          <w:color w:val="000000"/>
        </w:rPr>
        <w:t>Б012026</w:t>
      </w:r>
    </w:p>
    <w:p w14:paraId="6FC56EFF" w14:textId="77777777" w:rsidR="00D57BA5" w:rsidRPr="001110B6" w:rsidRDefault="00D57BA5" w:rsidP="00D57BA5">
      <w:pPr>
        <w:widowControl w:val="0"/>
        <w:spacing w:after="0"/>
        <w:ind w:firstLine="567"/>
        <w:jc w:val="both"/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820"/>
      </w:tblGrid>
      <w:tr w:rsidR="00D57BA5" w:rsidRPr="001110B6" w14:paraId="75B1CE95" w14:textId="77777777" w:rsidTr="0079378E">
        <w:tc>
          <w:tcPr>
            <w:tcW w:w="4644" w:type="dxa"/>
          </w:tcPr>
          <w:p w14:paraId="04402E31" w14:textId="77777777" w:rsidR="00D57BA5" w:rsidRPr="001110B6" w:rsidRDefault="00D57BA5" w:rsidP="0079378E">
            <w:pPr>
              <w:widowControl w:val="0"/>
              <w:spacing w:line="276" w:lineRule="auto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1110B6">
              <w:rPr>
                <w:rFonts w:ascii="Times New Roman" w:hAnsi="Times New Roman"/>
                <w:color w:val="auto"/>
                <w:sz w:val="22"/>
                <w:szCs w:val="22"/>
              </w:rPr>
              <w:t>г. Москва</w:t>
            </w:r>
          </w:p>
        </w:tc>
        <w:tc>
          <w:tcPr>
            <w:tcW w:w="4820" w:type="dxa"/>
            <w:vAlign w:val="bottom"/>
          </w:tcPr>
          <w:p w14:paraId="2D38C387" w14:textId="77777777" w:rsidR="00D57BA5" w:rsidRPr="001110B6" w:rsidRDefault="00D57BA5" w:rsidP="0079378E">
            <w:pPr>
              <w:widowControl w:val="0"/>
              <w:spacing w:line="276" w:lineRule="auto"/>
              <w:ind w:firstLine="567"/>
              <w:rPr>
                <w:rFonts w:ascii="Times New Roman" w:hAnsi="Times New Roman"/>
                <w:color w:val="auto"/>
                <w:sz w:val="22"/>
                <w:szCs w:val="22"/>
              </w:rPr>
            </w:pPr>
            <w:r w:rsidRPr="001110B6">
              <w:rPr>
                <w:rFonts w:ascii="Times New Roman" w:hAnsi="Times New Roman"/>
                <w:color w:val="auto"/>
                <w:sz w:val="22"/>
                <w:szCs w:val="22"/>
              </w:rPr>
              <w:t xml:space="preserve"> «</w:t>
            </w:r>
            <w:r w:rsidRPr="001110B6">
              <w:rPr>
                <w:rFonts w:ascii="Times New Roman" w:hAnsi="Times New Roman"/>
                <w:color w:val="auto"/>
                <w:sz w:val="22"/>
                <w:szCs w:val="22"/>
                <w:lang w:val="en-US"/>
              </w:rPr>
              <w:t>29</w:t>
            </w:r>
            <w:r w:rsidRPr="001110B6">
              <w:rPr>
                <w:rFonts w:ascii="Times New Roman" w:hAnsi="Times New Roman"/>
                <w:color w:val="auto"/>
                <w:sz w:val="22"/>
                <w:szCs w:val="22"/>
              </w:rPr>
              <w:t>» января 20</w:t>
            </w:r>
            <w:r w:rsidRPr="001110B6">
              <w:rPr>
                <w:rStyle w:val="a1"/>
                <w:color w:val="auto"/>
                <w:sz w:val="22"/>
                <w:szCs w:val="22"/>
              </w:rPr>
              <w:t>2</w:t>
            </w:r>
            <w:r w:rsidRPr="001110B6">
              <w:rPr>
                <w:rStyle w:val="a1"/>
                <w:color w:val="000000" w:themeColor="text1"/>
                <w:sz w:val="22"/>
                <w:szCs w:val="22"/>
                <w:lang w:val="en-US"/>
              </w:rPr>
              <w:t>6</w:t>
            </w:r>
            <w:r w:rsidRPr="001110B6">
              <w:rPr>
                <w:rFonts w:ascii="Times New Roman" w:hAnsi="Times New Roman"/>
                <w:color w:val="auto"/>
                <w:sz w:val="22"/>
                <w:szCs w:val="22"/>
              </w:rPr>
              <w:t xml:space="preserve"> г.</w:t>
            </w:r>
          </w:p>
        </w:tc>
      </w:tr>
    </w:tbl>
    <w:p w14:paraId="414F2157" w14:textId="77777777" w:rsidR="00D57BA5" w:rsidRPr="001110B6" w:rsidRDefault="00D57BA5" w:rsidP="00D57BA5">
      <w:pPr>
        <w:widowControl w:val="0"/>
        <w:spacing w:after="0"/>
        <w:ind w:firstLine="567"/>
        <w:jc w:val="both"/>
        <w:rPr>
          <w:rFonts w:ascii="Times New Roman" w:hAnsi="Times New Roman" w:cs="Times New Roman"/>
        </w:rPr>
      </w:pPr>
    </w:p>
    <w:p w14:paraId="13BEE026" w14:textId="77777777" w:rsidR="00D57BA5" w:rsidRPr="001110B6" w:rsidRDefault="00D57BA5" w:rsidP="00D57BA5">
      <w:pPr>
        <w:widowControl w:val="0"/>
        <w:spacing w:after="0"/>
        <w:ind w:firstLine="709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  <w:b/>
        </w:rPr>
        <w:t>Благотворительный фонд «Вклад в будущее»</w:t>
      </w:r>
      <w:r w:rsidRPr="001110B6">
        <w:rPr>
          <w:rFonts w:ascii="Times New Roman" w:hAnsi="Times New Roman" w:cs="Times New Roman"/>
        </w:rPr>
        <w:t xml:space="preserve">, именуемый в дальнейшем </w:t>
      </w:r>
      <w:r w:rsidRPr="001110B6">
        <w:rPr>
          <w:rFonts w:ascii="Times New Roman" w:hAnsi="Times New Roman" w:cs="Times New Roman"/>
          <w:b/>
        </w:rPr>
        <w:t>«Заказчик»,</w:t>
      </w:r>
      <w:r w:rsidRPr="001110B6">
        <w:rPr>
          <w:rFonts w:ascii="Times New Roman" w:hAnsi="Times New Roman" w:cs="Times New Roman"/>
        </w:rPr>
        <w:t xml:space="preserve"> в лице </w:t>
      </w:r>
      <w:bookmarkStart w:id="0" w:name="_Hlk532837555"/>
      <w:r w:rsidRPr="001110B6">
        <w:rPr>
          <w:rFonts w:ascii="Times New Roman" w:hAnsi="Times New Roman" w:cs="Times New Roman"/>
        </w:rPr>
        <w:t xml:space="preserve">Исполнительного директора </w:t>
      </w:r>
      <w:proofErr w:type="spellStart"/>
      <w:r w:rsidRPr="001110B6">
        <w:rPr>
          <w:rFonts w:ascii="Times New Roman" w:hAnsi="Times New Roman" w:cs="Times New Roman"/>
        </w:rPr>
        <w:t>Положевца</w:t>
      </w:r>
      <w:proofErr w:type="spellEnd"/>
      <w:r w:rsidRPr="001110B6">
        <w:rPr>
          <w:rFonts w:ascii="Times New Roman" w:hAnsi="Times New Roman" w:cs="Times New Roman"/>
        </w:rPr>
        <w:t xml:space="preserve"> Петра Григорьевича, действующего на основании Устава, </w:t>
      </w:r>
      <w:bookmarkEnd w:id="0"/>
      <w:r w:rsidRPr="001110B6">
        <w:rPr>
          <w:rFonts w:ascii="Times New Roman" w:hAnsi="Times New Roman" w:cs="Times New Roman"/>
        </w:rPr>
        <w:t xml:space="preserve">с одной стороны, и </w:t>
      </w:r>
    </w:p>
    <w:p w14:paraId="1CA9C79B" w14:textId="77777777" w:rsidR="00D57BA5" w:rsidRPr="001110B6" w:rsidRDefault="00D57BA5" w:rsidP="00D57BA5">
      <w:pPr>
        <w:widowControl w:val="0"/>
        <w:spacing w:after="0"/>
        <w:ind w:firstLine="709"/>
        <w:jc w:val="both"/>
        <w:rPr>
          <w:rFonts w:ascii="Times New Roman" w:hAnsi="Times New Roman" w:cs="Times New Roman"/>
        </w:rPr>
      </w:pPr>
      <w:proofErr w:type="gramStart"/>
      <w:r w:rsidRPr="001110B6">
        <w:rPr>
          <w:rFonts w:ascii="Times New Roman" w:hAnsi="Times New Roman" w:cs="Times New Roman"/>
          <w:b/>
        </w:rPr>
        <w:t>Индивидуальный предприниматель Попов Владимир Юрьевич (ОГРНИП 313774634501977)</w:t>
      </w:r>
      <w:proofErr w:type="gramEnd"/>
      <w:r w:rsidRPr="001110B6">
        <w:rPr>
          <w:rFonts w:ascii="Times New Roman" w:hAnsi="Times New Roman" w:cs="Times New Roman"/>
          <w:b/>
        </w:rPr>
        <w:t xml:space="preserve"> </w:t>
      </w:r>
      <w:r w:rsidRPr="001110B6">
        <w:rPr>
          <w:rFonts w:ascii="Times New Roman" w:hAnsi="Times New Roman" w:cs="Times New Roman"/>
        </w:rPr>
        <w:t xml:space="preserve">именуемое в дальнейшем </w:t>
      </w:r>
      <w:r w:rsidRPr="001110B6">
        <w:rPr>
          <w:rFonts w:ascii="Times New Roman" w:hAnsi="Times New Roman" w:cs="Times New Roman"/>
          <w:b/>
          <w:bCs/>
        </w:rPr>
        <w:t>«Исполнитель»</w:t>
      </w:r>
      <w:r w:rsidRPr="001110B6">
        <w:rPr>
          <w:rFonts w:ascii="Times New Roman" w:hAnsi="Times New Roman" w:cs="Times New Roman"/>
        </w:rPr>
        <w:t>, с другой стороны,</w:t>
      </w:r>
    </w:p>
    <w:p w14:paraId="385B48D2" w14:textId="77777777" w:rsidR="00D57BA5" w:rsidRPr="001110B6" w:rsidRDefault="00D57BA5" w:rsidP="00D57BA5">
      <w:pPr>
        <w:widowControl w:val="0"/>
        <w:spacing w:after="0"/>
        <w:ind w:firstLine="709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совместно именуемые в дальнейшем «Стороны», а по отдельности – «Сторона», заключили настоящий договор (далее – Договор) о нижеследующем.</w:t>
      </w:r>
    </w:p>
    <w:p w14:paraId="21056D05" w14:textId="77777777" w:rsidR="00D57BA5" w:rsidRPr="001110B6" w:rsidRDefault="00D57BA5" w:rsidP="00D57BA5">
      <w:pPr>
        <w:widowControl w:val="0"/>
        <w:spacing w:after="0"/>
        <w:ind w:firstLine="709"/>
        <w:jc w:val="both"/>
        <w:rPr>
          <w:rFonts w:ascii="Times New Roman" w:hAnsi="Times New Roman" w:cs="Times New Roman"/>
          <w:b/>
        </w:rPr>
      </w:pPr>
    </w:p>
    <w:p w14:paraId="68340C4A" w14:textId="77777777" w:rsidR="00D57BA5" w:rsidRPr="001110B6" w:rsidRDefault="00D57BA5" w:rsidP="00D57BA5">
      <w:pPr>
        <w:pStyle w:val="ListParagraph"/>
        <w:keepNext/>
        <w:widowControl w:val="0"/>
        <w:numPr>
          <w:ilvl w:val="0"/>
          <w:numId w:val="1"/>
        </w:numPr>
        <w:spacing w:line="276" w:lineRule="auto"/>
        <w:ind w:left="0" w:firstLine="0"/>
        <w:jc w:val="both"/>
        <w:rPr>
          <w:color w:val="auto"/>
          <w:sz w:val="22"/>
          <w:szCs w:val="22"/>
        </w:rPr>
      </w:pPr>
      <w:r w:rsidRPr="001110B6">
        <w:rPr>
          <w:b/>
          <w:color w:val="auto"/>
          <w:sz w:val="22"/>
          <w:szCs w:val="22"/>
        </w:rPr>
        <w:t>ПРЕДМЕТ ДОГОВОРА</w:t>
      </w:r>
    </w:p>
    <w:p w14:paraId="2FC86AEB" w14:textId="77777777" w:rsidR="00D57BA5" w:rsidRPr="001110B6" w:rsidRDefault="00D57BA5" w:rsidP="00D57BA5">
      <w:pPr>
        <w:pStyle w:val="ListParagraph"/>
        <w:numPr>
          <w:ilvl w:val="1"/>
          <w:numId w:val="1"/>
        </w:numPr>
        <w:spacing w:line="276" w:lineRule="auto"/>
        <w:ind w:left="0" w:firstLine="720"/>
        <w:jc w:val="both"/>
        <w:rPr>
          <w:color w:val="auto"/>
          <w:sz w:val="22"/>
          <w:szCs w:val="22"/>
        </w:rPr>
      </w:pPr>
      <w:r w:rsidRPr="001110B6">
        <w:rPr>
          <w:color w:val="auto"/>
          <w:sz w:val="22"/>
          <w:szCs w:val="22"/>
        </w:rPr>
        <w:t>Исполнитель в соответствии с Техническими заданиями, согласованными Сторонами в приложениях к Договору, обязуется оказать услуги</w:t>
      </w:r>
      <w:r w:rsidRPr="001110B6">
        <w:rPr>
          <w:color w:val="EE0000"/>
          <w:sz w:val="22"/>
          <w:szCs w:val="22"/>
        </w:rPr>
        <w:t xml:space="preserve"> </w:t>
      </w:r>
      <w:r w:rsidRPr="001110B6">
        <w:rPr>
          <w:color w:val="000000"/>
          <w:sz w:val="22"/>
          <w:szCs w:val="22"/>
        </w:rPr>
        <w:t>согласно Техническому заданию, являющемуся неотъемлемой частью договора</w:t>
      </w:r>
      <w:r w:rsidRPr="001110B6">
        <w:rPr>
          <w:color w:val="auto"/>
          <w:sz w:val="22"/>
          <w:szCs w:val="22"/>
        </w:rPr>
        <w:t xml:space="preserve">, а Заказчик обязуется принять и оплатить оказанные Услуги. </w:t>
      </w:r>
    </w:p>
    <w:p w14:paraId="36BA92C3" w14:textId="77777777" w:rsidR="00D57BA5" w:rsidRPr="001110B6" w:rsidRDefault="00D57BA5" w:rsidP="00D57BA5">
      <w:pPr>
        <w:pStyle w:val="ListParagraph"/>
        <w:numPr>
          <w:ilvl w:val="1"/>
          <w:numId w:val="1"/>
        </w:numPr>
        <w:spacing w:line="276" w:lineRule="auto"/>
        <w:ind w:left="0" w:firstLine="720"/>
        <w:jc w:val="both"/>
        <w:rPr>
          <w:color w:val="auto"/>
          <w:sz w:val="22"/>
          <w:szCs w:val="22"/>
        </w:rPr>
      </w:pPr>
      <w:r w:rsidRPr="001110B6">
        <w:rPr>
          <w:color w:val="auto"/>
          <w:sz w:val="22"/>
          <w:szCs w:val="22"/>
        </w:rPr>
        <w:t>Исполнитель гарантирует, что имеет все необходимые ресурсы и опыт для оказания Услуги по Договору.</w:t>
      </w:r>
    </w:p>
    <w:p w14:paraId="2E9D1111" w14:textId="77777777" w:rsidR="00D57BA5" w:rsidRPr="001110B6" w:rsidRDefault="00D57BA5" w:rsidP="00D57BA5">
      <w:pPr>
        <w:pStyle w:val="ListParagraph"/>
        <w:numPr>
          <w:ilvl w:val="1"/>
          <w:numId w:val="1"/>
        </w:numPr>
        <w:spacing w:line="276" w:lineRule="auto"/>
        <w:ind w:left="0" w:firstLine="720"/>
        <w:jc w:val="both"/>
        <w:rPr>
          <w:color w:val="auto"/>
          <w:sz w:val="22"/>
          <w:szCs w:val="22"/>
        </w:rPr>
      </w:pPr>
      <w:r w:rsidRPr="001110B6">
        <w:rPr>
          <w:color w:val="auto"/>
          <w:sz w:val="22"/>
          <w:szCs w:val="22"/>
        </w:rPr>
        <w:t xml:space="preserve">Сроки оказания Услуги, в т.ч. этапов оказания Услуг (при наличии), согласовываются Сторонами в Техническом задании. </w:t>
      </w:r>
      <w:bookmarkStart w:id="1" w:name="_Ref397091642"/>
    </w:p>
    <w:p w14:paraId="5AA484ED" w14:textId="77777777" w:rsidR="00D57BA5" w:rsidRPr="001110B6" w:rsidRDefault="00D57BA5" w:rsidP="00D57BA5">
      <w:pPr>
        <w:pStyle w:val="ListParagraph"/>
        <w:numPr>
          <w:ilvl w:val="1"/>
          <w:numId w:val="1"/>
        </w:numPr>
        <w:spacing w:line="276" w:lineRule="auto"/>
        <w:ind w:left="0" w:firstLine="720"/>
        <w:jc w:val="both"/>
        <w:rPr>
          <w:color w:val="auto"/>
          <w:sz w:val="22"/>
          <w:szCs w:val="22"/>
        </w:rPr>
      </w:pPr>
      <w:r w:rsidRPr="001110B6">
        <w:rPr>
          <w:color w:val="auto"/>
          <w:sz w:val="22"/>
          <w:szCs w:val="22"/>
        </w:rPr>
        <w:t>Требования к содержанию и оформлению результатов оказания Услуг определяются в Техническом задании (далее – результаты Услуг). Если иное не установлено в Техническом задании, результаты Услуг, выраженные в какой-либо объективной форме, в том числе в письменной форме, в форме изображения, звуко- или видеозаписи, а также в объемно-пространственной форме, представляются Исполнителем Заказчику в количестве и на материальных носителях, указанных в Техническом задании).</w:t>
      </w:r>
      <w:bookmarkStart w:id="2" w:name="_Ref396479614"/>
      <w:bookmarkEnd w:id="1"/>
    </w:p>
    <w:p w14:paraId="748C6A6F" w14:textId="77777777" w:rsidR="00D57BA5" w:rsidRPr="001110B6" w:rsidRDefault="00D57BA5" w:rsidP="00D57BA5">
      <w:pPr>
        <w:pStyle w:val="ListParagraph"/>
        <w:widowControl w:val="0"/>
        <w:spacing w:line="276" w:lineRule="auto"/>
        <w:ind w:left="0" w:firstLine="706"/>
        <w:jc w:val="both"/>
        <w:rPr>
          <w:color w:val="auto"/>
          <w:sz w:val="22"/>
          <w:szCs w:val="22"/>
        </w:rPr>
      </w:pPr>
    </w:p>
    <w:p w14:paraId="49DC2B92" w14:textId="77777777" w:rsidR="00D57BA5" w:rsidRPr="001110B6" w:rsidRDefault="00D57BA5" w:rsidP="00D57BA5">
      <w:pPr>
        <w:pStyle w:val="ListParagraph"/>
        <w:keepNext/>
        <w:widowControl w:val="0"/>
        <w:numPr>
          <w:ilvl w:val="0"/>
          <w:numId w:val="1"/>
        </w:numPr>
        <w:spacing w:line="276" w:lineRule="auto"/>
        <w:ind w:left="0" w:firstLine="0"/>
        <w:jc w:val="both"/>
        <w:rPr>
          <w:b/>
          <w:color w:val="auto"/>
          <w:sz w:val="22"/>
          <w:szCs w:val="22"/>
        </w:rPr>
      </w:pPr>
      <w:r w:rsidRPr="001110B6">
        <w:rPr>
          <w:b/>
          <w:color w:val="auto"/>
          <w:sz w:val="22"/>
          <w:szCs w:val="22"/>
        </w:rPr>
        <w:t xml:space="preserve">ЦЕНА ДОГОВОРА И ПОРЯДОК </w:t>
      </w:r>
      <w:bookmarkEnd w:id="2"/>
      <w:r w:rsidRPr="001110B6">
        <w:rPr>
          <w:b/>
          <w:color w:val="auto"/>
          <w:sz w:val="22"/>
          <w:szCs w:val="22"/>
        </w:rPr>
        <w:t>РАСЧЕТОВ</w:t>
      </w:r>
    </w:p>
    <w:p w14:paraId="1E8054A3" w14:textId="77777777" w:rsidR="00D57BA5" w:rsidRPr="001110B6" w:rsidRDefault="00D57BA5" w:rsidP="00D57BA5">
      <w:pPr>
        <w:widowControl w:val="0"/>
        <w:numPr>
          <w:ilvl w:val="1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 w:cs="Times New Roman"/>
        </w:rPr>
      </w:pPr>
      <w:bookmarkStart w:id="3" w:name="_Ref396474260"/>
      <w:bookmarkStart w:id="4" w:name="_Ref404087587"/>
      <w:r w:rsidRPr="001110B6">
        <w:rPr>
          <w:rFonts w:ascii="Times New Roman" w:hAnsi="Times New Roman" w:cs="Times New Roman"/>
        </w:rPr>
        <w:t xml:space="preserve">Стоимость Услуг, </w:t>
      </w:r>
      <w:bookmarkStart w:id="5" w:name="_Hlk144132820"/>
      <w:bookmarkEnd w:id="3"/>
      <w:r w:rsidRPr="001110B6">
        <w:rPr>
          <w:rFonts w:ascii="Times New Roman" w:hAnsi="Times New Roman" w:cs="Times New Roman"/>
        </w:rPr>
        <w:t>в т.ч. этапов оказания Услуг (при наличии), согласовывается Сторонами в Техническом задании</w:t>
      </w:r>
      <w:bookmarkEnd w:id="5"/>
      <w:r w:rsidRPr="001110B6">
        <w:rPr>
          <w:rFonts w:ascii="Times New Roman" w:hAnsi="Times New Roman" w:cs="Times New Roman"/>
        </w:rPr>
        <w:t>, которая</w:t>
      </w:r>
      <w:r w:rsidRPr="001110B6" w:rsidDel="00037D65">
        <w:rPr>
          <w:rFonts w:ascii="Times New Roman" w:hAnsi="Times New Roman" w:cs="Times New Roman"/>
        </w:rPr>
        <w:t xml:space="preserve"> </w:t>
      </w:r>
      <w:r w:rsidRPr="001110B6">
        <w:rPr>
          <w:rFonts w:ascii="Times New Roman" w:hAnsi="Times New Roman" w:cs="Times New Roman"/>
        </w:rPr>
        <w:t xml:space="preserve">включает в себя стоимость Услуг, все затраты, издержки и расходы Исполнителя, связанные с оказанием Услуг по Договору, оплату обязательных платежей в соответствии с законодательством Российской Федерации, а также стоимость вознаграждения за отчуждение исключительных прав на результаты интеллектуальной деятельности (при наличии). </w:t>
      </w:r>
    </w:p>
    <w:p w14:paraId="3C3BA777" w14:textId="77777777" w:rsidR="00D57BA5" w:rsidRPr="001110B6" w:rsidRDefault="00D57BA5" w:rsidP="00D57BA5">
      <w:pPr>
        <w:widowControl w:val="0"/>
        <w:numPr>
          <w:ilvl w:val="1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 xml:space="preserve">Оплата стоимости Услуг, в т.ч. этапов оказания Услуг (при наличии), согласовывается Сторонами в Техническом задании, осуществляется Заказчиком </w:t>
      </w:r>
      <w:bookmarkEnd w:id="4"/>
      <w:r w:rsidRPr="001110B6">
        <w:rPr>
          <w:rFonts w:ascii="Times New Roman" w:hAnsi="Times New Roman" w:cs="Times New Roman"/>
        </w:rPr>
        <w:t>путем перечисления денежных средств на расчетный счет Исполнителя, указанный в разделе 14 Договора «Адреса, реквизиты и подписи Сторон», в течение 10 (десяти) календарных дней с даты подписания Сторонами Акта сдачи-приемки Услуг (далее – Акт), если иной срок оплаты стоимости Услуг не будет согласован Сторонами в Техническом задании.</w:t>
      </w:r>
    </w:p>
    <w:p w14:paraId="57944730" w14:textId="047E90C0" w:rsidR="00D57BA5" w:rsidRPr="001110B6" w:rsidDel="000F0B55" w:rsidRDefault="00D57BA5" w:rsidP="00D57BA5">
      <w:pPr>
        <w:widowControl w:val="0"/>
        <w:numPr>
          <w:ilvl w:val="1"/>
          <w:numId w:val="1"/>
        </w:numPr>
        <w:spacing w:after="0"/>
        <w:ind w:left="0" w:firstLine="709"/>
        <w:contextualSpacing/>
        <w:jc w:val="both"/>
        <w:rPr>
          <w:del w:id="6" w:author="Mikhail Kashkin" w:date="2026-02-19T23:57:00Z" w16du:dateUtc="2026-02-19T16:57:00Z"/>
          <w:rFonts w:ascii="Times New Roman" w:hAnsi="Times New Roman" w:cs="Times New Roman"/>
        </w:rPr>
      </w:pPr>
      <w:commentRangeStart w:id="7"/>
      <w:del w:id="8" w:author="Mikhail Kashkin" w:date="2026-02-19T23:57:00Z" w16du:dateUtc="2026-02-19T16:57:00Z">
        <w:r w:rsidRPr="001110B6" w:rsidDel="000F0B55">
          <w:rPr>
            <w:rFonts w:ascii="Times New Roman" w:hAnsi="Times New Roman" w:cs="Times New Roman"/>
          </w:rPr>
          <w:delText>Счет-фактура, выставленный в связи с исполнением Сторонами обязательств по Договору, должен быть оформлен и представлен Исполнителем в соответствии с требованиями законодательства Российской Федерации о налогах и сборах.</w:delText>
        </w:r>
      </w:del>
    </w:p>
    <w:p w14:paraId="6E7BD6CC" w14:textId="77777777" w:rsidR="00D57BA5" w:rsidRPr="001110B6" w:rsidRDefault="00D57BA5" w:rsidP="00D57BA5">
      <w:pPr>
        <w:widowControl w:val="0"/>
        <w:numPr>
          <w:ilvl w:val="1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Датой</w:t>
      </w:r>
      <w:commentRangeEnd w:id="7"/>
      <w:r w:rsidR="000F0B55" w:rsidRPr="001110B6">
        <w:rPr>
          <w:rStyle w:val="CommentReference"/>
          <w:rFonts w:ascii="Times New Roman" w:hAnsi="Times New Roman" w:cs="Times New Roman"/>
          <w:sz w:val="22"/>
          <w:szCs w:val="22"/>
        </w:rPr>
        <w:commentReference w:id="7"/>
      </w:r>
      <w:r w:rsidRPr="001110B6">
        <w:rPr>
          <w:rFonts w:ascii="Times New Roman" w:hAnsi="Times New Roman" w:cs="Times New Roman"/>
        </w:rPr>
        <w:t xml:space="preserve"> исполнения Заказчиком своих финансовых обязательств по Договору является дата поступления денежных средств на корреспондентский счет банка Исполнителя. Исполнитель вправе потребовать у Заказчика копию платежного поручения с отметкой банка об исполнении в подтверждение оплаты цены Договора. </w:t>
      </w:r>
    </w:p>
    <w:p w14:paraId="1FEC5290" w14:textId="77777777" w:rsidR="00D57BA5" w:rsidRPr="001110B6" w:rsidRDefault="00D57BA5" w:rsidP="00D57BA5">
      <w:pPr>
        <w:pStyle w:val="a"/>
        <w:widowControl w:val="0"/>
        <w:spacing w:line="276" w:lineRule="auto"/>
        <w:ind w:firstLine="567"/>
        <w:jc w:val="both"/>
        <w:rPr>
          <w:sz w:val="22"/>
          <w:szCs w:val="22"/>
        </w:rPr>
      </w:pPr>
    </w:p>
    <w:p w14:paraId="48281AEE" w14:textId="77777777" w:rsidR="00D57BA5" w:rsidRPr="001110B6" w:rsidRDefault="00D57BA5" w:rsidP="00D57BA5">
      <w:pPr>
        <w:pStyle w:val="ListParagraph"/>
        <w:keepNext/>
        <w:widowControl w:val="0"/>
        <w:numPr>
          <w:ilvl w:val="0"/>
          <w:numId w:val="1"/>
        </w:numPr>
        <w:spacing w:line="276" w:lineRule="auto"/>
        <w:ind w:left="0" w:firstLine="0"/>
        <w:jc w:val="both"/>
        <w:rPr>
          <w:b/>
          <w:color w:val="auto"/>
          <w:sz w:val="22"/>
          <w:szCs w:val="22"/>
        </w:rPr>
      </w:pPr>
      <w:r w:rsidRPr="001110B6">
        <w:rPr>
          <w:b/>
          <w:color w:val="auto"/>
          <w:sz w:val="22"/>
          <w:szCs w:val="22"/>
        </w:rPr>
        <w:lastRenderedPageBreak/>
        <w:t>ПОРЯДОК СДАЧИ-ПРИЕМКИ УСЛУГ</w:t>
      </w:r>
    </w:p>
    <w:p w14:paraId="459DF447" w14:textId="77777777" w:rsidR="00D57BA5" w:rsidRPr="001110B6" w:rsidRDefault="00D57BA5" w:rsidP="00D57BA5">
      <w:pPr>
        <w:pStyle w:val="ListParagraph"/>
        <w:widowControl w:val="0"/>
        <w:numPr>
          <w:ilvl w:val="1"/>
          <w:numId w:val="1"/>
        </w:numPr>
        <w:spacing w:line="276" w:lineRule="auto"/>
        <w:ind w:left="0" w:firstLine="709"/>
        <w:jc w:val="both"/>
        <w:rPr>
          <w:color w:val="auto"/>
          <w:sz w:val="22"/>
          <w:szCs w:val="22"/>
        </w:rPr>
      </w:pPr>
      <w:r w:rsidRPr="001110B6">
        <w:rPr>
          <w:color w:val="auto"/>
          <w:sz w:val="22"/>
          <w:szCs w:val="22"/>
        </w:rPr>
        <w:t>Не позднее дня, следующего за днем окончания оказания Услуг, Исполнитель обязан направить Заказчику двусторонний Акт, составленный в двух оригинальных экземплярах (форма Акта является Приложением № 1 к Договору) и подписанный со своей Стороны, с приложением результатов Услуг, если таковые предусмотрены Договором и Техническим заданием.</w:t>
      </w:r>
    </w:p>
    <w:p w14:paraId="57B11D23" w14:textId="77777777" w:rsidR="00D57BA5" w:rsidRPr="001110B6" w:rsidRDefault="00D57BA5" w:rsidP="00D57BA5">
      <w:pPr>
        <w:widowControl w:val="0"/>
        <w:numPr>
          <w:ilvl w:val="1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 xml:space="preserve">Заказчик в течение 10 (десяти) рабочих дней со дня получения Акта от Исполнителя обязан подписать Акт со своей стороны и передать один экземпляр Акта Исполнителю или, в случае выявления недостатков Услуги, в указанный в настоящем пункте срок передать Исполнителю мотивированный отказ от подписания Акта с указанием недостатков и сроков их устранения. Обнаруженные недостатки устраняются Исполнителем за свой счет. После устранения недостатков Исполнитель повторно направляет Заказчику Акт. </w:t>
      </w:r>
    </w:p>
    <w:p w14:paraId="40B79D49" w14:textId="77777777" w:rsidR="00D57BA5" w:rsidRPr="001110B6" w:rsidRDefault="00D57BA5" w:rsidP="00D57BA5">
      <w:pPr>
        <w:widowControl w:val="0"/>
        <w:numPr>
          <w:ilvl w:val="1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 xml:space="preserve">Услуга считается оказанной Исполнителем и принятой Заказчиком с даты подписания Сторонами Акта. </w:t>
      </w:r>
    </w:p>
    <w:p w14:paraId="5F19BDA1" w14:textId="77777777" w:rsidR="00D57BA5" w:rsidRPr="001110B6" w:rsidRDefault="00D57BA5" w:rsidP="00D57BA5">
      <w:pPr>
        <w:suppressAutoHyphens/>
        <w:spacing w:after="0"/>
        <w:ind w:firstLine="567"/>
        <w:jc w:val="both"/>
        <w:rPr>
          <w:rFonts w:ascii="Times New Roman" w:hAnsi="Times New Roman" w:cs="Times New Roman"/>
        </w:rPr>
      </w:pPr>
    </w:p>
    <w:p w14:paraId="798CA798" w14:textId="77777777" w:rsidR="00D57BA5" w:rsidRPr="001110B6" w:rsidRDefault="00D57BA5" w:rsidP="00D57BA5">
      <w:pPr>
        <w:pStyle w:val="ListParagraph"/>
        <w:keepNext/>
        <w:widowControl w:val="0"/>
        <w:numPr>
          <w:ilvl w:val="0"/>
          <w:numId w:val="1"/>
        </w:numPr>
        <w:spacing w:line="276" w:lineRule="auto"/>
        <w:ind w:left="0" w:firstLine="0"/>
        <w:jc w:val="both"/>
        <w:rPr>
          <w:b/>
          <w:color w:val="auto"/>
          <w:sz w:val="22"/>
          <w:szCs w:val="22"/>
        </w:rPr>
      </w:pPr>
      <w:r w:rsidRPr="001110B6">
        <w:rPr>
          <w:b/>
          <w:color w:val="auto"/>
          <w:sz w:val="22"/>
          <w:szCs w:val="22"/>
        </w:rPr>
        <w:t>ИНТЕЛЛЕКТУАЛЬНЫЕ ПРАВА</w:t>
      </w:r>
    </w:p>
    <w:p w14:paraId="240677D1" w14:textId="77777777" w:rsidR="00D57BA5" w:rsidRPr="001110B6" w:rsidRDefault="00D57BA5" w:rsidP="00D57BA5">
      <w:pPr>
        <w:pStyle w:val="BodyText2"/>
        <w:numPr>
          <w:ilvl w:val="1"/>
          <w:numId w:val="1"/>
        </w:numPr>
        <w:spacing w:after="0" w:line="276" w:lineRule="auto"/>
        <w:ind w:left="0" w:firstLine="720"/>
        <w:jc w:val="both"/>
        <w:rPr>
          <w:rFonts w:ascii="Times New Roman" w:hAnsi="Times New Roman" w:cs="Times New Roman"/>
        </w:rPr>
      </w:pPr>
      <w:commentRangeStart w:id="9"/>
      <w:r w:rsidRPr="001110B6">
        <w:rPr>
          <w:rFonts w:ascii="Times New Roman" w:hAnsi="Times New Roman" w:cs="Times New Roman"/>
        </w:rPr>
        <w:t>В том случае, если в результате исполнения Договора возникнут новые и/или любые иные охраняемые результаты интеллектуальной деятельности и/или приравненные к ним средства индивидуализации (далее - «РИД»), Исполнитель обязуется передать Заказчику исключительные права на них в полном объеме на территории всего мира, в течение всего срока действия авторских прав.</w:t>
      </w:r>
      <w:commentRangeEnd w:id="9"/>
      <w:r w:rsidR="008154AB" w:rsidRPr="001110B6">
        <w:rPr>
          <w:rStyle w:val="CommentReference"/>
          <w:rFonts w:ascii="Times New Roman" w:hAnsi="Times New Roman" w:cs="Times New Roman"/>
          <w:sz w:val="22"/>
          <w:szCs w:val="22"/>
        </w:rPr>
        <w:commentReference w:id="9"/>
      </w:r>
    </w:p>
    <w:p w14:paraId="272F61AC" w14:textId="77777777" w:rsidR="00D57BA5" w:rsidRPr="001110B6" w:rsidRDefault="00D57BA5" w:rsidP="00D57BA5">
      <w:pPr>
        <w:pStyle w:val="BodyText2"/>
        <w:numPr>
          <w:ilvl w:val="1"/>
          <w:numId w:val="1"/>
        </w:numPr>
        <w:spacing w:after="0" w:line="276" w:lineRule="auto"/>
        <w:ind w:left="0" w:firstLine="720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Исполнитель дает согласие Заказчику осуществлять обнародование РИД любым способом по усмотрению Заказчика, а также использовать результат Услуг (РИД) без указания имени (наименования, логотипа, товарного знака) Исполнителя. Заказчик вправе без согласия Исполнителя (автора) вносить в результат Услуг (РИД) любые изменения и дополнения.</w:t>
      </w:r>
    </w:p>
    <w:p w14:paraId="5FC2C7AB" w14:textId="77777777" w:rsidR="00D57BA5" w:rsidRPr="001110B6" w:rsidRDefault="00D57BA5" w:rsidP="00D57BA5">
      <w:pPr>
        <w:pStyle w:val="BodyText2"/>
        <w:numPr>
          <w:ilvl w:val="1"/>
          <w:numId w:val="1"/>
        </w:numPr>
        <w:spacing w:after="0" w:line="276" w:lineRule="auto"/>
        <w:ind w:left="0" w:firstLine="720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 xml:space="preserve">Исполнитель гарантирует, что созданные им результаты Услуг не нарушают права и законные интересы третьих лиц, передаются свободным от прав третьих лиц и не являются предметом залога, ареста или иного обременения. В случае предъявления каких-либо претензий от третьих лиц в связи с оказанием Услуг по Договору или результатом Услуг (РИД), Исполнитель обязуется самостоятельно и за свой счет урегулировать их. </w:t>
      </w:r>
      <w:commentRangeStart w:id="10"/>
      <w:r w:rsidRPr="001110B6">
        <w:rPr>
          <w:rFonts w:ascii="Times New Roman" w:hAnsi="Times New Roman" w:cs="Times New Roman"/>
        </w:rPr>
        <w:t>В случае предъявления претензий от третьих лиц напрямую Заказчику, Исполнитель обязуется возместить Заказчику все убытки (в том числе – судебные расходы).</w:t>
      </w:r>
      <w:commentRangeEnd w:id="10"/>
      <w:r w:rsidR="008154AB" w:rsidRPr="001110B6">
        <w:rPr>
          <w:rStyle w:val="CommentReference"/>
          <w:rFonts w:ascii="Times New Roman" w:hAnsi="Times New Roman" w:cs="Times New Roman"/>
          <w:sz w:val="22"/>
          <w:szCs w:val="22"/>
        </w:rPr>
        <w:commentReference w:id="10"/>
      </w:r>
    </w:p>
    <w:p w14:paraId="4E72D033" w14:textId="77777777" w:rsidR="00D57BA5" w:rsidRPr="001110B6" w:rsidRDefault="00D57BA5" w:rsidP="00D57BA5">
      <w:pPr>
        <w:pStyle w:val="BodyText2"/>
        <w:numPr>
          <w:ilvl w:val="1"/>
          <w:numId w:val="1"/>
        </w:numPr>
        <w:spacing w:after="0" w:line="276" w:lineRule="auto"/>
        <w:ind w:left="0" w:firstLine="720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Во избежание сомнений Заказчик вправе распорядиться принадлежащим ему исключительным правом на РИД любым не противоречащим закону и существу такого исключительного права способом, в том числе путем его отчуждения по договору другому лицу (договор об отчуждении исключительного права) или предоставления другому лицу права использования соответствующих результата интеллектуальной деятельности или средства индивидуализации в установленных договором пределах (лицензионный договор). Согласия Исполнителя на такую передачу (предоставление) не требуется.</w:t>
      </w:r>
    </w:p>
    <w:p w14:paraId="25AA0FA4" w14:textId="77777777" w:rsidR="00D57BA5" w:rsidRPr="001110B6" w:rsidRDefault="00D57BA5" w:rsidP="00D57BA5">
      <w:pPr>
        <w:pStyle w:val="BodyText2"/>
        <w:numPr>
          <w:ilvl w:val="1"/>
          <w:numId w:val="1"/>
        </w:numPr>
        <w:spacing w:after="0" w:line="276" w:lineRule="auto"/>
        <w:ind w:left="0" w:firstLine="720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Исключительное право на результат Услуг, которым предоставляется или может быть предоставлена правовая охрана как результатам интеллектуальной деятельности, переходит к Заказчику с даты подписания Сторонами Акта. Исполнитель не вправе использовать результаты Услуг без получения письменного согласия Заказчика.</w:t>
      </w:r>
    </w:p>
    <w:p w14:paraId="0826DBA0" w14:textId="77777777" w:rsidR="00D57BA5" w:rsidRPr="001110B6" w:rsidRDefault="00D57BA5" w:rsidP="00D57BA5">
      <w:pPr>
        <w:pStyle w:val="BodyText2"/>
        <w:numPr>
          <w:ilvl w:val="1"/>
          <w:numId w:val="1"/>
        </w:numPr>
        <w:spacing w:after="0" w:line="276" w:lineRule="auto"/>
        <w:ind w:left="0" w:firstLine="720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В случае досрочного расторжения Договора исключительные права на РИД передаются Заказчику в той части, в которой результат Услуг был им принят.</w:t>
      </w:r>
    </w:p>
    <w:p w14:paraId="55C442D2" w14:textId="77777777" w:rsidR="00D57BA5" w:rsidRPr="001110B6" w:rsidRDefault="00D57BA5" w:rsidP="00D57BA5">
      <w:pPr>
        <w:pStyle w:val="BodyText2"/>
        <w:numPr>
          <w:ilvl w:val="1"/>
          <w:numId w:val="1"/>
        </w:numPr>
        <w:spacing w:after="0" w:line="276" w:lineRule="auto"/>
        <w:ind w:left="0" w:firstLine="720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lastRenderedPageBreak/>
        <w:t>Вознаграждение Исполнителя за передачу исключительных прав на РИД по настоящему разделу Договора включено в общую цену Договора, составляет 1 % от стоимости Услуг и не выплачивается Заказчиком дополнительно.</w:t>
      </w:r>
    </w:p>
    <w:p w14:paraId="654446E2" w14:textId="77777777" w:rsidR="00D57BA5" w:rsidRPr="001110B6" w:rsidRDefault="00D57BA5" w:rsidP="00D57BA5">
      <w:pPr>
        <w:pStyle w:val="a"/>
        <w:widowControl w:val="0"/>
        <w:spacing w:line="276" w:lineRule="auto"/>
        <w:ind w:firstLine="567"/>
        <w:jc w:val="both"/>
        <w:rPr>
          <w:sz w:val="22"/>
          <w:szCs w:val="22"/>
        </w:rPr>
      </w:pPr>
    </w:p>
    <w:p w14:paraId="076028B7" w14:textId="77777777" w:rsidR="00D57BA5" w:rsidRPr="001110B6" w:rsidRDefault="00D57BA5" w:rsidP="00D57BA5">
      <w:pPr>
        <w:pStyle w:val="ListParagraph"/>
        <w:keepNext/>
        <w:widowControl w:val="0"/>
        <w:numPr>
          <w:ilvl w:val="0"/>
          <w:numId w:val="1"/>
        </w:numPr>
        <w:spacing w:line="276" w:lineRule="auto"/>
        <w:ind w:left="0" w:firstLine="0"/>
        <w:jc w:val="both"/>
        <w:rPr>
          <w:b/>
          <w:color w:val="auto"/>
          <w:sz w:val="22"/>
          <w:szCs w:val="22"/>
        </w:rPr>
      </w:pPr>
      <w:r w:rsidRPr="001110B6">
        <w:rPr>
          <w:b/>
          <w:color w:val="auto"/>
          <w:sz w:val="22"/>
          <w:szCs w:val="22"/>
        </w:rPr>
        <w:t>ОБЯЗАТЕЛЬСТВА СТОРОН</w:t>
      </w:r>
    </w:p>
    <w:p w14:paraId="0F06BB71" w14:textId="77777777" w:rsidR="00D57BA5" w:rsidRPr="001110B6" w:rsidRDefault="00D57BA5" w:rsidP="00D57BA5">
      <w:pPr>
        <w:widowControl w:val="0"/>
        <w:numPr>
          <w:ilvl w:val="1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Исполнитель обязан:</w:t>
      </w:r>
    </w:p>
    <w:p w14:paraId="1051920E" w14:textId="77777777" w:rsidR="00D57BA5" w:rsidRPr="001110B6" w:rsidRDefault="00D57BA5" w:rsidP="00D57BA5">
      <w:pPr>
        <w:widowControl w:val="0"/>
        <w:numPr>
          <w:ilvl w:val="2"/>
          <w:numId w:val="1"/>
        </w:numPr>
        <w:spacing w:after="0"/>
        <w:ind w:left="0" w:firstLine="900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оказать Услуги надлежащим образом и передать Заказчику результат Услуг;</w:t>
      </w:r>
    </w:p>
    <w:p w14:paraId="245CD8D0" w14:textId="77777777" w:rsidR="00D57BA5" w:rsidRPr="001110B6" w:rsidRDefault="00D57BA5" w:rsidP="00D57BA5">
      <w:pPr>
        <w:widowControl w:val="0"/>
        <w:numPr>
          <w:ilvl w:val="2"/>
          <w:numId w:val="1"/>
        </w:numPr>
        <w:spacing w:after="0"/>
        <w:ind w:left="0" w:firstLine="900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обеспечить конфиденциальность полученной от Заказчика документации и информации;</w:t>
      </w:r>
    </w:p>
    <w:p w14:paraId="18F6601B" w14:textId="77777777" w:rsidR="00D57BA5" w:rsidRPr="001110B6" w:rsidRDefault="00D57BA5" w:rsidP="00D57BA5">
      <w:pPr>
        <w:widowControl w:val="0"/>
        <w:numPr>
          <w:ilvl w:val="2"/>
          <w:numId w:val="1"/>
        </w:numPr>
        <w:spacing w:after="0"/>
        <w:ind w:left="0" w:firstLine="900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в случае, если в ходе оказания Услуг выявится невозможность оказания Услуг или получения надлежащих результатов Услуг, уведомить Заказчика о данных обстоятельствах в течение 5 (пяти) рабочих дней с даты их выявления;</w:t>
      </w:r>
    </w:p>
    <w:p w14:paraId="3ED1BCA8" w14:textId="77777777" w:rsidR="00D57BA5" w:rsidRPr="001110B6" w:rsidRDefault="00D57BA5" w:rsidP="00D57BA5">
      <w:pPr>
        <w:widowControl w:val="0"/>
        <w:numPr>
          <w:ilvl w:val="2"/>
          <w:numId w:val="1"/>
        </w:numPr>
        <w:spacing w:after="0"/>
        <w:ind w:left="0" w:firstLine="900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после окончания оказания Услуг возвратить полученную от Заказчика документацию;</w:t>
      </w:r>
    </w:p>
    <w:p w14:paraId="0F3F5280" w14:textId="77777777" w:rsidR="00D57BA5" w:rsidRPr="001110B6" w:rsidRDefault="00D57BA5" w:rsidP="00D57BA5">
      <w:pPr>
        <w:widowControl w:val="0"/>
        <w:numPr>
          <w:ilvl w:val="2"/>
          <w:numId w:val="1"/>
        </w:numPr>
        <w:spacing w:after="0"/>
        <w:ind w:left="0" w:firstLine="900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подписывать Акты в порядке и в сроки, установленные Договором;</w:t>
      </w:r>
    </w:p>
    <w:p w14:paraId="0B4CA755" w14:textId="77777777" w:rsidR="00D57BA5" w:rsidRPr="001110B6" w:rsidRDefault="00D57BA5" w:rsidP="00D57BA5">
      <w:pPr>
        <w:widowControl w:val="0"/>
        <w:numPr>
          <w:ilvl w:val="2"/>
          <w:numId w:val="1"/>
        </w:numPr>
        <w:spacing w:after="0"/>
        <w:ind w:left="0" w:firstLine="900"/>
        <w:contextualSpacing/>
        <w:jc w:val="both"/>
        <w:rPr>
          <w:rFonts w:ascii="Times New Roman" w:hAnsi="Times New Roman" w:cs="Times New Roman"/>
        </w:rPr>
      </w:pPr>
      <w:commentRangeStart w:id="11"/>
      <w:r w:rsidRPr="001110B6">
        <w:rPr>
          <w:rFonts w:ascii="Times New Roman" w:hAnsi="Times New Roman" w:cs="Times New Roman"/>
          <w:iCs/>
        </w:rPr>
        <w:t xml:space="preserve">соблюдать принципы и правила обработки персональных данных (далее – </w:t>
      </w:r>
      <w:proofErr w:type="spellStart"/>
      <w:r w:rsidRPr="001110B6">
        <w:rPr>
          <w:rFonts w:ascii="Times New Roman" w:hAnsi="Times New Roman" w:cs="Times New Roman"/>
          <w:iCs/>
        </w:rPr>
        <w:t>ПДн</w:t>
      </w:r>
      <w:proofErr w:type="spellEnd"/>
      <w:r w:rsidRPr="001110B6">
        <w:rPr>
          <w:rFonts w:ascii="Times New Roman" w:hAnsi="Times New Roman" w:cs="Times New Roman"/>
          <w:iCs/>
        </w:rPr>
        <w:t xml:space="preserve">), установленные Федеральным законом от 27.07.2006 №152-ФЗ «О персональных данных», обеспечивать конфиденциальность </w:t>
      </w:r>
      <w:proofErr w:type="spellStart"/>
      <w:r w:rsidRPr="001110B6">
        <w:rPr>
          <w:rFonts w:ascii="Times New Roman" w:hAnsi="Times New Roman" w:cs="Times New Roman"/>
          <w:iCs/>
        </w:rPr>
        <w:t>ПДн</w:t>
      </w:r>
      <w:proofErr w:type="spellEnd"/>
      <w:r w:rsidRPr="001110B6">
        <w:rPr>
          <w:rFonts w:ascii="Times New Roman" w:hAnsi="Times New Roman" w:cs="Times New Roman"/>
          <w:iCs/>
        </w:rPr>
        <w:t>;</w:t>
      </w:r>
    </w:p>
    <w:p w14:paraId="16BC2F83" w14:textId="77777777" w:rsidR="00D57BA5" w:rsidRPr="001110B6" w:rsidRDefault="00D57BA5" w:rsidP="00D57BA5">
      <w:pPr>
        <w:widowControl w:val="0"/>
        <w:numPr>
          <w:ilvl w:val="2"/>
          <w:numId w:val="1"/>
        </w:numPr>
        <w:spacing w:after="0"/>
        <w:ind w:left="0" w:firstLine="900"/>
        <w:contextualSpacing/>
        <w:jc w:val="both"/>
        <w:rPr>
          <w:rFonts w:ascii="Times New Roman" w:hAnsi="Times New Roman" w:cs="Times New Roman"/>
        </w:rPr>
      </w:pPr>
      <w:commentRangeStart w:id="12"/>
      <w:r w:rsidRPr="001110B6">
        <w:rPr>
          <w:rFonts w:ascii="Times New Roman" w:hAnsi="Times New Roman" w:cs="Times New Roman"/>
          <w:iCs/>
        </w:rPr>
        <w:t xml:space="preserve">не раскрывать третьим лицам и не распространять </w:t>
      </w:r>
      <w:proofErr w:type="spellStart"/>
      <w:r w:rsidRPr="001110B6">
        <w:rPr>
          <w:rFonts w:ascii="Times New Roman" w:hAnsi="Times New Roman" w:cs="Times New Roman"/>
          <w:iCs/>
        </w:rPr>
        <w:t>ПДн</w:t>
      </w:r>
      <w:proofErr w:type="spellEnd"/>
      <w:r w:rsidRPr="001110B6">
        <w:rPr>
          <w:rFonts w:ascii="Times New Roman" w:hAnsi="Times New Roman" w:cs="Times New Roman"/>
          <w:iCs/>
        </w:rPr>
        <w:t xml:space="preserve"> без согласия субъекта </w:t>
      </w:r>
      <w:proofErr w:type="spellStart"/>
      <w:r w:rsidRPr="001110B6">
        <w:rPr>
          <w:rFonts w:ascii="Times New Roman" w:hAnsi="Times New Roman" w:cs="Times New Roman"/>
          <w:iCs/>
        </w:rPr>
        <w:t>ПДн</w:t>
      </w:r>
      <w:proofErr w:type="spellEnd"/>
      <w:r w:rsidRPr="001110B6">
        <w:rPr>
          <w:rFonts w:ascii="Times New Roman" w:hAnsi="Times New Roman" w:cs="Times New Roman"/>
          <w:iCs/>
        </w:rPr>
        <w:t xml:space="preserve">, если иное не законодательством Российской Федерации, обеспечивать безопасность </w:t>
      </w:r>
      <w:proofErr w:type="spellStart"/>
      <w:r w:rsidRPr="001110B6">
        <w:rPr>
          <w:rFonts w:ascii="Times New Roman" w:hAnsi="Times New Roman" w:cs="Times New Roman"/>
          <w:iCs/>
        </w:rPr>
        <w:t>ПДн</w:t>
      </w:r>
      <w:proofErr w:type="spellEnd"/>
      <w:r w:rsidRPr="001110B6">
        <w:rPr>
          <w:rFonts w:ascii="Times New Roman" w:hAnsi="Times New Roman" w:cs="Times New Roman"/>
          <w:iCs/>
        </w:rPr>
        <w:t xml:space="preserve"> при обработке;</w:t>
      </w:r>
      <w:commentRangeEnd w:id="12"/>
      <w:r w:rsidR="009D4587" w:rsidRPr="001110B6">
        <w:rPr>
          <w:rStyle w:val="CommentReference"/>
          <w:rFonts w:ascii="Times New Roman" w:hAnsi="Times New Roman" w:cs="Times New Roman"/>
          <w:sz w:val="22"/>
          <w:szCs w:val="22"/>
        </w:rPr>
        <w:commentReference w:id="12"/>
      </w:r>
    </w:p>
    <w:p w14:paraId="4C7780F1" w14:textId="77777777" w:rsidR="00D57BA5" w:rsidRPr="001110B6" w:rsidRDefault="00D57BA5" w:rsidP="00D57BA5">
      <w:pPr>
        <w:widowControl w:val="0"/>
        <w:numPr>
          <w:ilvl w:val="2"/>
          <w:numId w:val="1"/>
        </w:numPr>
        <w:spacing w:after="0"/>
        <w:ind w:left="0" w:firstLine="900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  <w:iCs/>
        </w:rPr>
        <w:t xml:space="preserve">осуществлять защиту </w:t>
      </w:r>
      <w:proofErr w:type="spellStart"/>
      <w:r w:rsidRPr="001110B6">
        <w:rPr>
          <w:rFonts w:ascii="Times New Roman" w:hAnsi="Times New Roman" w:cs="Times New Roman"/>
          <w:iCs/>
        </w:rPr>
        <w:t>ПДн</w:t>
      </w:r>
      <w:proofErr w:type="spellEnd"/>
      <w:r w:rsidRPr="001110B6">
        <w:rPr>
          <w:rFonts w:ascii="Times New Roman" w:hAnsi="Times New Roman" w:cs="Times New Roman"/>
          <w:iCs/>
        </w:rPr>
        <w:t xml:space="preserve"> в соответствии с нормативными правовыми актами, правилами и стандартами по защите </w:t>
      </w:r>
      <w:proofErr w:type="spellStart"/>
      <w:r w:rsidRPr="001110B6">
        <w:rPr>
          <w:rFonts w:ascii="Times New Roman" w:hAnsi="Times New Roman" w:cs="Times New Roman"/>
          <w:iCs/>
        </w:rPr>
        <w:t>ПДн</w:t>
      </w:r>
      <w:proofErr w:type="spellEnd"/>
      <w:r w:rsidRPr="001110B6">
        <w:rPr>
          <w:rFonts w:ascii="Times New Roman" w:hAnsi="Times New Roman" w:cs="Times New Roman"/>
          <w:iCs/>
        </w:rPr>
        <w:t>, действующими на территории Российской Федерации;</w:t>
      </w:r>
    </w:p>
    <w:p w14:paraId="1F9A7AEA" w14:textId="77777777" w:rsidR="00D57BA5" w:rsidRPr="001110B6" w:rsidRDefault="00D57BA5" w:rsidP="00D57BA5">
      <w:pPr>
        <w:widowControl w:val="0"/>
        <w:numPr>
          <w:ilvl w:val="2"/>
          <w:numId w:val="1"/>
        </w:numPr>
        <w:spacing w:after="0"/>
        <w:ind w:left="0" w:firstLine="900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  <w:iCs/>
        </w:rPr>
        <w:t xml:space="preserve">при обработке </w:t>
      </w:r>
      <w:proofErr w:type="spellStart"/>
      <w:r w:rsidRPr="001110B6">
        <w:rPr>
          <w:rFonts w:ascii="Times New Roman" w:hAnsi="Times New Roman" w:cs="Times New Roman"/>
          <w:iCs/>
        </w:rPr>
        <w:t>ПДн</w:t>
      </w:r>
      <w:proofErr w:type="spellEnd"/>
      <w:r w:rsidRPr="001110B6">
        <w:rPr>
          <w:rFonts w:ascii="Times New Roman" w:hAnsi="Times New Roman" w:cs="Times New Roman"/>
          <w:iCs/>
        </w:rPr>
        <w:t xml:space="preserve"> принимать необходимые правовые, организационные и технические меры для защиты </w:t>
      </w:r>
      <w:proofErr w:type="spellStart"/>
      <w:r w:rsidRPr="001110B6">
        <w:rPr>
          <w:rFonts w:ascii="Times New Roman" w:hAnsi="Times New Roman" w:cs="Times New Roman"/>
          <w:iCs/>
        </w:rPr>
        <w:t>ПДн</w:t>
      </w:r>
      <w:proofErr w:type="spellEnd"/>
      <w:r w:rsidRPr="001110B6">
        <w:rPr>
          <w:rFonts w:ascii="Times New Roman" w:hAnsi="Times New Roman" w:cs="Times New Roman"/>
          <w:iCs/>
        </w:rPr>
        <w:t xml:space="preserve"> от неправомерного и (или) случайного доступа к ним, уничтожения, изменения, блокирования, копирования, предоставления, распространения </w:t>
      </w:r>
      <w:proofErr w:type="spellStart"/>
      <w:r w:rsidRPr="001110B6">
        <w:rPr>
          <w:rFonts w:ascii="Times New Roman" w:hAnsi="Times New Roman" w:cs="Times New Roman"/>
          <w:iCs/>
        </w:rPr>
        <w:t>ПДн</w:t>
      </w:r>
      <w:proofErr w:type="spellEnd"/>
      <w:r w:rsidRPr="001110B6">
        <w:rPr>
          <w:rFonts w:ascii="Times New Roman" w:hAnsi="Times New Roman" w:cs="Times New Roman"/>
          <w:iCs/>
        </w:rPr>
        <w:t xml:space="preserve">, а также от иных неправомерных действий в отношении </w:t>
      </w:r>
      <w:proofErr w:type="spellStart"/>
      <w:r w:rsidRPr="001110B6">
        <w:rPr>
          <w:rFonts w:ascii="Times New Roman" w:hAnsi="Times New Roman" w:cs="Times New Roman"/>
          <w:iCs/>
        </w:rPr>
        <w:t>ПДн</w:t>
      </w:r>
      <w:proofErr w:type="spellEnd"/>
      <w:r w:rsidRPr="001110B6">
        <w:rPr>
          <w:rFonts w:ascii="Times New Roman" w:hAnsi="Times New Roman" w:cs="Times New Roman"/>
          <w:iCs/>
        </w:rPr>
        <w:t>;</w:t>
      </w:r>
    </w:p>
    <w:p w14:paraId="046A22ED" w14:textId="77777777" w:rsidR="00D57BA5" w:rsidRPr="001110B6" w:rsidRDefault="00D57BA5" w:rsidP="00D57BA5">
      <w:pPr>
        <w:widowControl w:val="0"/>
        <w:numPr>
          <w:ilvl w:val="2"/>
          <w:numId w:val="1"/>
        </w:numPr>
        <w:spacing w:after="0"/>
        <w:ind w:left="0" w:firstLine="900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  <w:iCs/>
        </w:rPr>
        <w:t xml:space="preserve">прекратить обработку переданных ему </w:t>
      </w:r>
      <w:proofErr w:type="spellStart"/>
      <w:r w:rsidRPr="001110B6">
        <w:rPr>
          <w:rFonts w:ascii="Times New Roman" w:hAnsi="Times New Roman" w:cs="Times New Roman"/>
          <w:iCs/>
        </w:rPr>
        <w:t>ПДн</w:t>
      </w:r>
      <w:proofErr w:type="spellEnd"/>
      <w:r w:rsidRPr="001110B6">
        <w:rPr>
          <w:rFonts w:ascii="Times New Roman" w:hAnsi="Times New Roman" w:cs="Times New Roman"/>
          <w:iCs/>
        </w:rPr>
        <w:t xml:space="preserve"> при достижении цели обработки </w:t>
      </w:r>
      <w:proofErr w:type="spellStart"/>
      <w:r w:rsidRPr="001110B6">
        <w:rPr>
          <w:rFonts w:ascii="Times New Roman" w:hAnsi="Times New Roman" w:cs="Times New Roman"/>
          <w:iCs/>
        </w:rPr>
        <w:t>ПДн</w:t>
      </w:r>
      <w:proofErr w:type="spellEnd"/>
      <w:r w:rsidRPr="001110B6">
        <w:rPr>
          <w:rFonts w:ascii="Times New Roman" w:hAnsi="Times New Roman" w:cs="Times New Roman"/>
          <w:iCs/>
        </w:rPr>
        <w:t xml:space="preserve">, истечения срока хранения </w:t>
      </w:r>
      <w:proofErr w:type="spellStart"/>
      <w:r w:rsidRPr="001110B6">
        <w:rPr>
          <w:rFonts w:ascii="Times New Roman" w:hAnsi="Times New Roman" w:cs="Times New Roman"/>
          <w:iCs/>
        </w:rPr>
        <w:t>ПДн</w:t>
      </w:r>
      <w:proofErr w:type="spellEnd"/>
      <w:r w:rsidRPr="001110B6">
        <w:rPr>
          <w:rFonts w:ascii="Times New Roman" w:hAnsi="Times New Roman" w:cs="Times New Roman"/>
          <w:iCs/>
        </w:rPr>
        <w:t xml:space="preserve">, отзыва субъектом согласия на обработку </w:t>
      </w:r>
      <w:proofErr w:type="spellStart"/>
      <w:r w:rsidRPr="001110B6">
        <w:rPr>
          <w:rFonts w:ascii="Times New Roman" w:hAnsi="Times New Roman" w:cs="Times New Roman"/>
          <w:iCs/>
        </w:rPr>
        <w:t>ПДн</w:t>
      </w:r>
      <w:proofErr w:type="spellEnd"/>
      <w:r w:rsidRPr="001110B6">
        <w:rPr>
          <w:rFonts w:ascii="Times New Roman" w:hAnsi="Times New Roman" w:cs="Times New Roman"/>
          <w:iCs/>
        </w:rPr>
        <w:t xml:space="preserve"> и иных случаях, предусмотренных законодательством Российской Федерации. По запросу Заказчика предоставить документальное подтверждение выполнения указанных действий.</w:t>
      </w:r>
      <w:commentRangeEnd w:id="11"/>
      <w:r w:rsidR="000F0B55" w:rsidRPr="001110B6">
        <w:rPr>
          <w:rStyle w:val="CommentReference"/>
          <w:rFonts w:ascii="Times New Roman" w:hAnsi="Times New Roman" w:cs="Times New Roman"/>
          <w:sz w:val="22"/>
          <w:szCs w:val="22"/>
        </w:rPr>
        <w:commentReference w:id="11"/>
      </w:r>
    </w:p>
    <w:p w14:paraId="76CA8F3F" w14:textId="77777777" w:rsidR="00D57BA5" w:rsidRPr="001110B6" w:rsidRDefault="00D57BA5" w:rsidP="00D57BA5">
      <w:pPr>
        <w:widowControl w:val="0"/>
        <w:numPr>
          <w:ilvl w:val="1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Исполнитель вправе:</w:t>
      </w:r>
    </w:p>
    <w:p w14:paraId="53E66A15" w14:textId="77777777" w:rsidR="00D57BA5" w:rsidRPr="001110B6" w:rsidRDefault="00D57BA5" w:rsidP="00D57BA5">
      <w:pPr>
        <w:widowControl w:val="0"/>
        <w:numPr>
          <w:ilvl w:val="2"/>
          <w:numId w:val="1"/>
        </w:numPr>
        <w:spacing w:after="0"/>
        <w:ind w:left="0" w:firstLine="900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получать от Заказчика документацию, информацию, пояснения, необходимые для выполнения своих обязательств по Договору;</w:t>
      </w:r>
    </w:p>
    <w:p w14:paraId="49808DC2" w14:textId="77777777" w:rsidR="00D57BA5" w:rsidRPr="001110B6" w:rsidRDefault="00D57BA5" w:rsidP="00D57BA5">
      <w:pPr>
        <w:widowControl w:val="0"/>
        <w:numPr>
          <w:ilvl w:val="2"/>
          <w:numId w:val="1"/>
        </w:numPr>
        <w:spacing w:after="0"/>
        <w:ind w:left="0" w:firstLine="900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самостоятельно определять методы и способы оказания Услуг по Договору;</w:t>
      </w:r>
    </w:p>
    <w:p w14:paraId="63CB150E" w14:textId="77777777" w:rsidR="00D57BA5" w:rsidRPr="001110B6" w:rsidRDefault="00D57BA5" w:rsidP="00D57BA5">
      <w:pPr>
        <w:widowControl w:val="0"/>
        <w:numPr>
          <w:ilvl w:val="2"/>
          <w:numId w:val="1"/>
        </w:numPr>
        <w:spacing w:after="0"/>
        <w:ind w:left="0" w:firstLine="900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по своему выбору не приступать к оказанию Услуг, приостановить их оказание или отказаться от Договора и потребовать от Заказчика возмещения убытков в случае, если Заказчик в установленный в пункте 5.3.1 срок не предоставит Исполнителю документацию и информацию, необходимую для оказания Услуг;</w:t>
      </w:r>
    </w:p>
    <w:p w14:paraId="00F3A22A" w14:textId="77777777" w:rsidR="00D57BA5" w:rsidRPr="001110B6" w:rsidRDefault="00D57BA5" w:rsidP="00D57BA5">
      <w:pPr>
        <w:widowControl w:val="0"/>
        <w:numPr>
          <w:ilvl w:val="2"/>
          <w:numId w:val="1"/>
        </w:numPr>
        <w:spacing w:after="0"/>
        <w:ind w:left="0" w:firstLine="900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привлечь для оказания Услуг третье лицо, оставаясь ответственным перед Заказчиком за действия третьего лица.</w:t>
      </w:r>
    </w:p>
    <w:p w14:paraId="1DA0E433" w14:textId="77777777" w:rsidR="00D57BA5" w:rsidRPr="001110B6" w:rsidRDefault="00D57BA5" w:rsidP="00D57BA5">
      <w:pPr>
        <w:widowControl w:val="0"/>
        <w:numPr>
          <w:ilvl w:val="1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Заказчик обязуется:</w:t>
      </w:r>
    </w:p>
    <w:p w14:paraId="405F422F" w14:textId="77777777" w:rsidR="00D57BA5" w:rsidRPr="001110B6" w:rsidRDefault="00D57BA5" w:rsidP="00D57BA5">
      <w:pPr>
        <w:widowControl w:val="0"/>
        <w:numPr>
          <w:ilvl w:val="2"/>
          <w:numId w:val="1"/>
        </w:numPr>
        <w:spacing w:after="0"/>
        <w:ind w:left="0" w:firstLine="900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 xml:space="preserve">передать Исполнителю в течение 5 (пяти) рабочих дней с даты подписания Договора и/или Технического задания имеющуюся у Заказчика документацию и информацию, необходимую для оказания Исполнителем Услуг по Договору и Техническому заданию (при необходимости). </w:t>
      </w:r>
    </w:p>
    <w:p w14:paraId="217AD942" w14:textId="77777777" w:rsidR="00D57BA5" w:rsidRPr="001110B6" w:rsidRDefault="00D57BA5" w:rsidP="00D57BA5">
      <w:pPr>
        <w:widowControl w:val="0"/>
        <w:numPr>
          <w:ilvl w:val="2"/>
          <w:numId w:val="1"/>
        </w:numPr>
        <w:spacing w:after="0"/>
        <w:ind w:left="0" w:firstLine="900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lastRenderedPageBreak/>
        <w:t>оказывать содействие Исполнителю в оказании Услуг, в том числе дополнительно предоставлять по требованию Исполнителя информацию и документы, необходимые для оказания Услуг последним, давать пояснения по интересующим Исполнителя вопросам. В случае, если пояснения Заказчика, полученные Исполнителем в ходе оказания Услуг, изменяют (уточняют, корректируют) требования Технического задания, такие изменения становятся обязательными для Исполнителя после подписания Сторонами дополнительного соглашения к Договору.</w:t>
      </w:r>
    </w:p>
    <w:p w14:paraId="00ED827C" w14:textId="77777777" w:rsidR="00D57BA5" w:rsidRPr="001110B6" w:rsidRDefault="00D57BA5" w:rsidP="00D57BA5">
      <w:pPr>
        <w:widowControl w:val="0"/>
        <w:numPr>
          <w:ilvl w:val="2"/>
          <w:numId w:val="1"/>
        </w:numPr>
        <w:spacing w:after="0"/>
        <w:ind w:left="0" w:firstLine="900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В течение 5 (пяти) рабочих дней с даты получения от Исполнителя уведомления согласно пункту 5.1.3 Договора принять решение о прекращении оказания Услуг (расторжении Договора) либо об изменении условий их оказания. Такие изменения оформляются соответствующим дополнительным соглашением Сторон.</w:t>
      </w:r>
    </w:p>
    <w:p w14:paraId="32B389CB" w14:textId="77777777" w:rsidR="00D57BA5" w:rsidRPr="001110B6" w:rsidRDefault="00D57BA5" w:rsidP="00D57BA5">
      <w:pPr>
        <w:widowControl w:val="0"/>
        <w:numPr>
          <w:ilvl w:val="2"/>
          <w:numId w:val="1"/>
        </w:numPr>
        <w:spacing w:after="0"/>
        <w:ind w:left="0" w:firstLine="900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подписывать Акты в порядке и в сроки, установленные Договором;</w:t>
      </w:r>
    </w:p>
    <w:p w14:paraId="2CB9F3CF" w14:textId="77777777" w:rsidR="00D57BA5" w:rsidRPr="001110B6" w:rsidRDefault="00D57BA5" w:rsidP="00D57BA5">
      <w:pPr>
        <w:widowControl w:val="0"/>
        <w:numPr>
          <w:ilvl w:val="2"/>
          <w:numId w:val="1"/>
        </w:numPr>
        <w:spacing w:after="0"/>
        <w:ind w:left="0" w:firstLine="900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оплатить Услуги Исполнителя в размере и на условиях Договора.</w:t>
      </w:r>
    </w:p>
    <w:p w14:paraId="74CB20FA" w14:textId="77777777" w:rsidR="00D57BA5" w:rsidRPr="001110B6" w:rsidRDefault="00D57BA5" w:rsidP="00D57BA5">
      <w:pPr>
        <w:widowControl w:val="0"/>
        <w:numPr>
          <w:ilvl w:val="1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Заказчик вправе:</w:t>
      </w:r>
    </w:p>
    <w:p w14:paraId="2FBD1809" w14:textId="77777777" w:rsidR="00D57BA5" w:rsidRPr="001110B6" w:rsidRDefault="00D57BA5" w:rsidP="00D57BA5">
      <w:pPr>
        <w:widowControl w:val="0"/>
        <w:numPr>
          <w:ilvl w:val="2"/>
          <w:numId w:val="1"/>
        </w:numPr>
        <w:spacing w:after="0"/>
        <w:ind w:left="0" w:firstLine="900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проверять ход и качество оказываемых Услуг в период действия Договора, не вмешиваясь в деятельность Исполнителя;</w:t>
      </w:r>
    </w:p>
    <w:p w14:paraId="044FE112" w14:textId="77777777" w:rsidR="00D57BA5" w:rsidRPr="001110B6" w:rsidRDefault="00D57BA5" w:rsidP="00D57BA5">
      <w:pPr>
        <w:widowControl w:val="0"/>
        <w:numPr>
          <w:ilvl w:val="2"/>
          <w:numId w:val="1"/>
        </w:numPr>
        <w:spacing w:after="0"/>
        <w:ind w:left="0" w:firstLine="900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отказаться от исполнения Договора и/или Технического задания при условии оплаты Исполнителю фактически понесенных им расходов на оказание Услуг до даты расторжения Договора и/или Технического задания.</w:t>
      </w:r>
    </w:p>
    <w:p w14:paraId="077A342D" w14:textId="77777777" w:rsidR="00D57BA5" w:rsidRPr="001110B6" w:rsidRDefault="00D57BA5" w:rsidP="00D57BA5">
      <w:pPr>
        <w:widowControl w:val="0"/>
        <w:numPr>
          <w:ilvl w:val="2"/>
          <w:numId w:val="1"/>
        </w:numPr>
        <w:spacing w:after="0"/>
        <w:ind w:left="0" w:firstLine="900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в случае оказания Услуг ненадлежащего качества по своему усмотрению:</w:t>
      </w:r>
    </w:p>
    <w:p w14:paraId="76306482" w14:textId="77777777" w:rsidR="00D57BA5" w:rsidRPr="001110B6" w:rsidRDefault="00D57BA5" w:rsidP="00D57BA5">
      <w:pPr>
        <w:widowControl w:val="0"/>
        <w:spacing w:after="0"/>
        <w:ind w:left="1404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- потребовать соразмерного снижения стоимости Услуг;</w:t>
      </w:r>
    </w:p>
    <w:p w14:paraId="398CB7FA" w14:textId="77777777" w:rsidR="00D57BA5" w:rsidRPr="001110B6" w:rsidRDefault="00D57BA5" w:rsidP="00D57BA5">
      <w:pPr>
        <w:widowControl w:val="0"/>
        <w:spacing w:after="0"/>
        <w:ind w:left="1404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- потребовать незамедлительного устранения недостатков Услуг;</w:t>
      </w:r>
    </w:p>
    <w:p w14:paraId="667AC91C" w14:textId="77777777" w:rsidR="00D57BA5" w:rsidRPr="001110B6" w:rsidRDefault="00D57BA5" w:rsidP="00D57BA5">
      <w:pPr>
        <w:widowControl w:val="0"/>
        <w:spacing w:after="0"/>
        <w:ind w:firstLine="1404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- самостоятельно или с привлечением третьих лиц за разумную цену устранить недостатки Услуг и потребовать от Исполнителя возмещения своих расходов на устранение недостатков.</w:t>
      </w:r>
    </w:p>
    <w:p w14:paraId="0F822877" w14:textId="77777777" w:rsidR="00D57BA5" w:rsidRPr="001110B6" w:rsidRDefault="00D57BA5" w:rsidP="00D57BA5">
      <w:pPr>
        <w:suppressAutoHyphens/>
        <w:spacing w:after="0"/>
        <w:jc w:val="both"/>
        <w:rPr>
          <w:rFonts w:ascii="Times New Roman" w:hAnsi="Times New Roman" w:cs="Times New Roman"/>
        </w:rPr>
      </w:pPr>
    </w:p>
    <w:p w14:paraId="0F572949" w14:textId="77777777" w:rsidR="00D57BA5" w:rsidRPr="001110B6" w:rsidRDefault="00D57BA5" w:rsidP="00D57BA5">
      <w:pPr>
        <w:pStyle w:val="ListParagraph"/>
        <w:keepNext/>
        <w:widowControl w:val="0"/>
        <w:numPr>
          <w:ilvl w:val="0"/>
          <w:numId w:val="1"/>
        </w:numPr>
        <w:spacing w:line="276" w:lineRule="auto"/>
        <w:ind w:left="0" w:firstLine="0"/>
        <w:jc w:val="both"/>
        <w:rPr>
          <w:b/>
          <w:color w:val="auto"/>
          <w:sz w:val="22"/>
          <w:szCs w:val="22"/>
        </w:rPr>
      </w:pPr>
      <w:r w:rsidRPr="001110B6">
        <w:rPr>
          <w:b/>
          <w:color w:val="auto"/>
          <w:sz w:val="22"/>
          <w:szCs w:val="22"/>
        </w:rPr>
        <w:t>ОТВЕТСТВЕННОСТЬ СТОРОН</w:t>
      </w:r>
    </w:p>
    <w:p w14:paraId="1DD79702" w14:textId="77777777" w:rsidR="00D57BA5" w:rsidRPr="001110B6" w:rsidRDefault="00D57BA5" w:rsidP="00D57BA5">
      <w:pPr>
        <w:widowControl w:val="0"/>
        <w:numPr>
          <w:ilvl w:val="1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 xml:space="preserve">За неисполнение или ненадлежащее исполнение обязательств по Договору Стороны несут ответственность в соответствии с законодательством Российской Федерации. </w:t>
      </w:r>
    </w:p>
    <w:p w14:paraId="72C8F81F" w14:textId="77777777" w:rsidR="00D57BA5" w:rsidRPr="001110B6" w:rsidRDefault="00D57BA5" w:rsidP="00D57BA5">
      <w:pPr>
        <w:widowControl w:val="0"/>
        <w:numPr>
          <w:ilvl w:val="1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 w:cs="Times New Roman"/>
        </w:rPr>
      </w:pPr>
      <w:commentRangeStart w:id="13"/>
      <w:r w:rsidRPr="001110B6">
        <w:rPr>
          <w:rFonts w:ascii="Times New Roman" w:hAnsi="Times New Roman" w:cs="Times New Roman"/>
        </w:rPr>
        <w:t>В случае нарушения Заказчиком сроков оплаты Исполнитель имеет право начислить Заказчику неустойку в размере 0,1% от суммы неисполненного обязательства за каждый день просрочки. Условия настоящего пункта Договора о начислении неустойки не распространяются на авансовый платёж.</w:t>
      </w:r>
    </w:p>
    <w:p w14:paraId="22E3B9A5" w14:textId="77777777" w:rsidR="00D57BA5" w:rsidRPr="001110B6" w:rsidRDefault="00D57BA5" w:rsidP="00D57BA5">
      <w:pPr>
        <w:widowControl w:val="0"/>
        <w:numPr>
          <w:ilvl w:val="1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 xml:space="preserve">В случае нарушения Исполнителем сроков выполнения обязательств Заказчик имеет право начислить Исполнителю неустойку в размере 0,1% от суммы неисполненного обязательства за каждый день просрочки. </w:t>
      </w:r>
      <w:r w:rsidRPr="001110B6">
        <w:rPr>
          <w:rFonts w:ascii="Times New Roman" w:hAnsi="Times New Roman" w:cs="Times New Roman"/>
          <w:iCs/>
        </w:rPr>
        <w:t xml:space="preserve">В случае неисполнения или ненадлежащего исполнения условий </w:t>
      </w:r>
      <w:proofErr w:type="spellStart"/>
      <w:r w:rsidRPr="001110B6">
        <w:rPr>
          <w:rFonts w:ascii="Times New Roman" w:hAnsi="Times New Roman" w:cs="Times New Roman"/>
          <w:iCs/>
        </w:rPr>
        <w:t>п.п</w:t>
      </w:r>
      <w:proofErr w:type="spellEnd"/>
      <w:r w:rsidRPr="001110B6">
        <w:rPr>
          <w:rFonts w:ascii="Times New Roman" w:hAnsi="Times New Roman" w:cs="Times New Roman"/>
          <w:iCs/>
        </w:rPr>
        <w:t>. 5.1.6 – 5.1.10 Договора Исполнитель несет ответственность в соответствии с законодательством Российской Федерации.</w:t>
      </w:r>
      <w:commentRangeEnd w:id="13"/>
      <w:r w:rsidR="008154AB" w:rsidRPr="001110B6">
        <w:rPr>
          <w:rStyle w:val="CommentReference"/>
          <w:rFonts w:ascii="Times New Roman" w:hAnsi="Times New Roman" w:cs="Times New Roman"/>
          <w:sz w:val="22"/>
          <w:szCs w:val="22"/>
        </w:rPr>
        <w:commentReference w:id="13"/>
      </w:r>
    </w:p>
    <w:p w14:paraId="1555B680" w14:textId="77777777" w:rsidR="00D57BA5" w:rsidRPr="001110B6" w:rsidRDefault="00D57BA5" w:rsidP="00D57BA5">
      <w:pPr>
        <w:widowControl w:val="0"/>
        <w:numPr>
          <w:ilvl w:val="1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Уплата неустойки (штрафа, пени) и возмещение убытков, причинённых ненадлежащим исполнением обязательств, не освобождает Стороны Договора от исполнения обязательств по Договору в полном объёме.</w:t>
      </w:r>
    </w:p>
    <w:p w14:paraId="144711E3" w14:textId="77777777" w:rsidR="00D57BA5" w:rsidRPr="001110B6" w:rsidRDefault="00D57BA5" w:rsidP="00D57BA5">
      <w:pPr>
        <w:suppressAutoHyphens/>
        <w:spacing w:after="0"/>
        <w:ind w:firstLine="567"/>
        <w:jc w:val="both"/>
        <w:rPr>
          <w:rFonts w:ascii="Times New Roman" w:hAnsi="Times New Roman" w:cs="Times New Roman"/>
        </w:rPr>
      </w:pPr>
    </w:p>
    <w:p w14:paraId="0585EC96" w14:textId="77777777" w:rsidR="00D57BA5" w:rsidRPr="001110B6" w:rsidRDefault="00D57BA5" w:rsidP="00D57BA5">
      <w:pPr>
        <w:pStyle w:val="ListParagraph"/>
        <w:keepNext/>
        <w:widowControl w:val="0"/>
        <w:numPr>
          <w:ilvl w:val="0"/>
          <w:numId w:val="1"/>
        </w:numPr>
        <w:spacing w:line="276" w:lineRule="auto"/>
        <w:ind w:left="0" w:firstLine="0"/>
        <w:jc w:val="both"/>
        <w:rPr>
          <w:color w:val="auto"/>
          <w:sz w:val="22"/>
          <w:szCs w:val="22"/>
        </w:rPr>
      </w:pPr>
      <w:r w:rsidRPr="001110B6">
        <w:rPr>
          <w:b/>
          <w:color w:val="auto"/>
          <w:sz w:val="22"/>
          <w:szCs w:val="22"/>
        </w:rPr>
        <w:t>ПОРЯДОК РАССМОТРЕНИЯ СПОРОВ</w:t>
      </w:r>
    </w:p>
    <w:p w14:paraId="7DD1F607" w14:textId="77777777" w:rsidR="00D57BA5" w:rsidRPr="001110B6" w:rsidRDefault="00D57BA5" w:rsidP="00D57BA5">
      <w:pPr>
        <w:widowControl w:val="0"/>
        <w:numPr>
          <w:ilvl w:val="1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 xml:space="preserve">Споры и/или разногласия, возникшие между Сторонами при исполнении условий Договора, решаются путём переговоров. </w:t>
      </w:r>
    </w:p>
    <w:p w14:paraId="7AD86BF1" w14:textId="77777777" w:rsidR="00D57BA5" w:rsidRPr="001110B6" w:rsidRDefault="00D57BA5" w:rsidP="00D57BA5">
      <w:pPr>
        <w:pStyle w:val="ListParagraph"/>
        <w:widowControl w:val="0"/>
        <w:numPr>
          <w:ilvl w:val="1"/>
          <w:numId w:val="1"/>
        </w:numPr>
        <w:spacing w:line="276" w:lineRule="auto"/>
        <w:ind w:left="0" w:firstLine="709"/>
        <w:jc w:val="both"/>
        <w:rPr>
          <w:color w:val="auto"/>
          <w:sz w:val="22"/>
          <w:szCs w:val="22"/>
        </w:rPr>
      </w:pPr>
      <w:r w:rsidRPr="001110B6">
        <w:rPr>
          <w:color w:val="auto"/>
          <w:sz w:val="22"/>
          <w:szCs w:val="22"/>
        </w:rPr>
        <w:lastRenderedPageBreak/>
        <w:t xml:space="preserve"> В случае невозможности разрешения спора путем переговоров применяется досудебный (претензионный) порядок разрешения споров. В этих случаях Сторона, право которой нарушено, до обращения в суд обязана предъявить другой Стороне претензию с изложением своих требований. Претензия может быть направлена способами, указанными в разделе 13 Договора, за исключением направления по электронной почте. Срок ответа на претензию устанавливается в 20 (двадцать) рабочих дней со дня ее получения. Ответ на претензию направляется способами, указанными в разделе 13 Договора, за исключением направления по электронной почте.  </w:t>
      </w:r>
    </w:p>
    <w:p w14:paraId="5BB1F110" w14:textId="77777777" w:rsidR="00D57BA5" w:rsidRPr="001110B6" w:rsidRDefault="00D57BA5" w:rsidP="00D57BA5">
      <w:pPr>
        <w:pStyle w:val="ListParagraph"/>
        <w:widowControl w:val="0"/>
        <w:numPr>
          <w:ilvl w:val="1"/>
          <w:numId w:val="1"/>
        </w:numPr>
        <w:spacing w:line="276" w:lineRule="auto"/>
        <w:ind w:left="0" w:firstLine="709"/>
        <w:jc w:val="both"/>
        <w:rPr>
          <w:color w:val="auto"/>
          <w:sz w:val="22"/>
          <w:szCs w:val="22"/>
        </w:rPr>
      </w:pPr>
      <w:r w:rsidRPr="001110B6">
        <w:rPr>
          <w:color w:val="auto"/>
          <w:sz w:val="22"/>
          <w:szCs w:val="22"/>
        </w:rPr>
        <w:t>В случае невозможности разрешения разногласий путем переговоров, либо в претензионном порядке, споры подлежат рассмотрению в Арбитражном суде города Москвы.</w:t>
      </w:r>
    </w:p>
    <w:p w14:paraId="5479DE09" w14:textId="77777777" w:rsidR="00D57BA5" w:rsidRPr="001110B6" w:rsidRDefault="00D57BA5" w:rsidP="00D57BA5">
      <w:pPr>
        <w:suppressAutoHyphens/>
        <w:spacing w:after="0"/>
        <w:ind w:firstLine="567"/>
        <w:jc w:val="both"/>
        <w:rPr>
          <w:rFonts w:ascii="Times New Roman" w:hAnsi="Times New Roman" w:cs="Times New Roman"/>
          <w:b/>
        </w:rPr>
      </w:pPr>
    </w:p>
    <w:p w14:paraId="6247D656" w14:textId="77777777" w:rsidR="00D57BA5" w:rsidRPr="001110B6" w:rsidRDefault="00D57BA5" w:rsidP="00D57BA5">
      <w:pPr>
        <w:pStyle w:val="ListParagraph"/>
        <w:keepNext/>
        <w:widowControl w:val="0"/>
        <w:numPr>
          <w:ilvl w:val="0"/>
          <w:numId w:val="1"/>
        </w:numPr>
        <w:spacing w:line="276" w:lineRule="auto"/>
        <w:ind w:left="0" w:firstLine="0"/>
        <w:jc w:val="both"/>
        <w:rPr>
          <w:b/>
          <w:color w:val="auto"/>
          <w:sz w:val="22"/>
          <w:szCs w:val="22"/>
        </w:rPr>
      </w:pPr>
      <w:r w:rsidRPr="001110B6">
        <w:rPr>
          <w:b/>
          <w:color w:val="auto"/>
          <w:sz w:val="22"/>
          <w:szCs w:val="22"/>
        </w:rPr>
        <w:t>ОБСТОЯТЕЛЬСТВА НЕПРЕОДОЛИМОЙ СИЛЫ</w:t>
      </w:r>
    </w:p>
    <w:p w14:paraId="78F67DA0" w14:textId="77777777" w:rsidR="00D57BA5" w:rsidRPr="001110B6" w:rsidRDefault="00D57BA5" w:rsidP="00D57BA5">
      <w:pPr>
        <w:widowControl w:val="0"/>
        <w:numPr>
          <w:ilvl w:val="1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Стороны освобождаются от ответственности за частичное или полное неисполнение обязательств по Договору, если ненадлежащее исполнение Сторонами обязательств вызвано непреодолимой силой, т.е. чрезвычайными и непредотвратимыми обстоятельствами, возникшими помимо воли и желания Сторон и которые нельзя предвидеть или избежать. К таким обстоятельствам не относятся, в частности, нарушение обязанностей со стороны третьих лиц, отсутствие на рынке нужных для исполнения Договора товаров.</w:t>
      </w:r>
    </w:p>
    <w:p w14:paraId="233E61E8" w14:textId="77777777" w:rsidR="00D57BA5" w:rsidRPr="001110B6" w:rsidRDefault="00D57BA5" w:rsidP="00D57BA5">
      <w:pPr>
        <w:widowControl w:val="0"/>
        <w:numPr>
          <w:ilvl w:val="1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 xml:space="preserve">Сторона, которая не в состоянии выполнить свои обязательства, незамедлительно письменно информирует другую Сторону о начале и прекращении указанных выше обстоятельств, но в любом случае не позднее 3 (трех) рабочих дней после начала их действия и прекращении соответственно. </w:t>
      </w:r>
    </w:p>
    <w:p w14:paraId="2B3EC1A5" w14:textId="77777777" w:rsidR="00D57BA5" w:rsidRPr="001110B6" w:rsidRDefault="00D57BA5" w:rsidP="00D57BA5">
      <w:pPr>
        <w:widowControl w:val="0"/>
        <w:numPr>
          <w:ilvl w:val="1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 xml:space="preserve">Несвоевременное уведомление либо не уведомление об обстоятельствах непреодолимой силы лишает соответствующую Сторону права на освобождение от ответственности за невыполнение обязательств по причине указанных обстоятельств. </w:t>
      </w:r>
    </w:p>
    <w:p w14:paraId="2197B1E8" w14:textId="77777777" w:rsidR="00D57BA5" w:rsidRPr="001110B6" w:rsidRDefault="00D57BA5" w:rsidP="00D57BA5">
      <w:pPr>
        <w:widowControl w:val="0"/>
        <w:numPr>
          <w:ilvl w:val="1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Если обстоятельство непреодолимой силы непосредственно повлияло на исполнение обязательств в срок, установленный в Договоре, срок исполнения обязательств отодвигается соразмерно времени действия соответствующего обстоятельства, но не более чем на 3 (три) месяца.</w:t>
      </w:r>
    </w:p>
    <w:p w14:paraId="5390D863" w14:textId="77777777" w:rsidR="00D57BA5" w:rsidRPr="001110B6" w:rsidRDefault="00D57BA5" w:rsidP="00D57BA5">
      <w:pPr>
        <w:widowControl w:val="0"/>
        <w:numPr>
          <w:ilvl w:val="1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Если обстоятельства непреодолимой силы будут действовать свыше 3 (трех) месяцев, то каждая из Сторон вправе расторгнуть настоящий Договор и в этом случае ни одна из Сторон не вправе требовать возмещения убытков.</w:t>
      </w:r>
    </w:p>
    <w:p w14:paraId="76CA3643" w14:textId="77777777" w:rsidR="00D57BA5" w:rsidRPr="001110B6" w:rsidRDefault="00D57BA5" w:rsidP="00D57BA5">
      <w:pPr>
        <w:widowControl w:val="0"/>
        <w:numPr>
          <w:ilvl w:val="1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Доказательством наличия обстоятельств непреодолимой силы и их продолжительности является соответствующее письменное свидетельство органов государственной власти Российской Федерации.</w:t>
      </w:r>
    </w:p>
    <w:p w14:paraId="4690A28C" w14:textId="77777777" w:rsidR="00D57BA5" w:rsidRPr="001110B6" w:rsidRDefault="00D57BA5" w:rsidP="00D57BA5">
      <w:pPr>
        <w:suppressAutoHyphens/>
        <w:spacing w:after="0"/>
        <w:ind w:firstLine="709"/>
        <w:jc w:val="both"/>
        <w:rPr>
          <w:rFonts w:ascii="Times New Roman" w:hAnsi="Times New Roman" w:cs="Times New Roman"/>
        </w:rPr>
      </w:pPr>
    </w:p>
    <w:p w14:paraId="35B8B897" w14:textId="77777777" w:rsidR="00D57BA5" w:rsidRPr="001110B6" w:rsidRDefault="00D57BA5" w:rsidP="00D57BA5">
      <w:pPr>
        <w:pStyle w:val="ListParagraph"/>
        <w:keepNext/>
        <w:widowControl w:val="0"/>
        <w:numPr>
          <w:ilvl w:val="0"/>
          <w:numId w:val="1"/>
        </w:numPr>
        <w:spacing w:line="276" w:lineRule="auto"/>
        <w:ind w:left="0" w:firstLine="0"/>
        <w:jc w:val="both"/>
        <w:rPr>
          <w:b/>
          <w:color w:val="auto"/>
          <w:sz w:val="22"/>
          <w:szCs w:val="22"/>
        </w:rPr>
      </w:pPr>
      <w:r w:rsidRPr="001110B6">
        <w:rPr>
          <w:b/>
          <w:color w:val="auto"/>
          <w:sz w:val="22"/>
          <w:szCs w:val="22"/>
        </w:rPr>
        <w:t>КОНФИДЕНЦИАЛЬНОСТЬ</w:t>
      </w:r>
    </w:p>
    <w:p w14:paraId="0A8E49A2" w14:textId="77777777" w:rsidR="00D57BA5" w:rsidRPr="001110B6" w:rsidRDefault="00D57BA5" w:rsidP="00D57BA5">
      <w:pPr>
        <w:widowControl w:val="0"/>
        <w:numPr>
          <w:ilvl w:val="1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 xml:space="preserve">Стороны по Договору обязуются соблюдать конфиденциальность информации. К конфиденциальной информации в рамках Договора относятся любые сведения, в отношении которых одной из Сторон (обладателем) прямо определена их конфиденциальность путем указания на материальных носителях с такой информацией грифа «Конфиденциально» либо путем направления другой Стороне соответствующего письма. </w:t>
      </w:r>
    </w:p>
    <w:p w14:paraId="0FAB77FD" w14:textId="77777777" w:rsidR="00D57BA5" w:rsidRPr="001110B6" w:rsidRDefault="00D57BA5" w:rsidP="00D57BA5">
      <w:pPr>
        <w:widowControl w:val="0"/>
        <w:numPr>
          <w:ilvl w:val="1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Стороны обязуются обеспечивать обращение с конфиденциальной информацией с той же степенью заботливости и осмотрительности, с какой получающая информацию Сторона обращается со своей собственной конфиденциальной информацией, но ни в коем случае не ниже уровня разумной осторожности.</w:t>
      </w:r>
    </w:p>
    <w:p w14:paraId="4026D7DD" w14:textId="77777777" w:rsidR="00D57BA5" w:rsidRPr="001110B6" w:rsidRDefault="00D57BA5" w:rsidP="00D57BA5">
      <w:pPr>
        <w:widowControl w:val="0"/>
        <w:numPr>
          <w:ilvl w:val="1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lastRenderedPageBreak/>
        <w:t>В случаях, прямо не предусмотренных законодательством Российской Федерации и Договором, конфиденциальная информация может быть передана третьим лицам только по предварительному письменному согласованию Сторон. В случае раскрытия конфиденциальной информации по законному требованию государственных органов, Сторона, раскрывающая конфиденциальную информацию другой Стороны, обязуется незамедлительно уведомить об этом другую Сторону.</w:t>
      </w:r>
    </w:p>
    <w:p w14:paraId="2D34008B" w14:textId="77777777" w:rsidR="00D57BA5" w:rsidRPr="001110B6" w:rsidRDefault="00D57BA5" w:rsidP="00D57BA5">
      <w:pPr>
        <w:widowControl w:val="0"/>
        <w:numPr>
          <w:ilvl w:val="1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В целях Договора не признается конфиденциальной следующая информация:</w:t>
      </w:r>
    </w:p>
    <w:p w14:paraId="3F05A45F" w14:textId="77777777" w:rsidR="00D57BA5" w:rsidRPr="001110B6" w:rsidRDefault="00D57BA5" w:rsidP="00D57BA5">
      <w:pPr>
        <w:widowControl w:val="0"/>
        <w:numPr>
          <w:ilvl w:val="2"/>
          <w:numId w:val="1"/>
        </w:numPr>
        <w:spacing w:after="0"/>
        <w:ind w:left="0" w:firstLine="900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 xml:space="preserve"> информация, ставшая общедоступной не по вине или не вследствие нарушения условий Договора Стороной, получающей информацию;</w:t>
      </w:r>
    </w:p>
    <w:p w14:paraId="567F9C1D" w14:textId="77777777" w:rsidR="00D57BA5" w:rsidRPr="001110B6" w:rsidRDefault="00D57BA5" w:rsidP="00D57BA5">
      <w:pPr>
        <w:widowControl w:val="0"/>
        <w:numPr>
          <w:ilvl w:val="2"/>
          <w:numId w:val="1"/>
        </w:numPr>
        <w:spacing w:after="0"/>
        <w:ind w:left="0" w:firstLine="900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информация, независимо полученная или разработанная Стороной на законном основании без использования какой-либо конфиденциальной информации разглашающей Стороны.</w:t>
      </w:r>
    </w:p>
    <w:p w14:paraId="7894E8F0" w14:textId="77777777" w:rsidR="00D57BA5" w:rsidRPr="001110B6" w:rsidRDefault="00D57BA5" w:rsidP="00D57BA5">
      <w:pPr>
        <w:widowControl w:val="0"/>
        <w:numPr>
          <w:ilvl w:val="1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Обязательство по соблюдению конфиденциальной информации действует с даты подписания Договора и распространяет свое действие в течение 5 (пяти) лет.</w:t>
      </w:r>
    </w:p>
    <w:p w14:paraId="03B92851" w14:textId="77777777" w:rsidR="00D57BA5" w:rsidRPr="001110B6" w:rsidRDefault="00D57BA5" w:rsidP="00D57BA5">
      <w:pPr>
        <w:widowControl w:val="0"/>
        <w:numPr>
          <w:ilvl w:val="1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 w:cs="Times New Roman"/>
        </w:rPr>
      </w:pPr>
      <w:commentRangeStart w:id="14"/>
      <w:r w:rsidRPr="001110B6">
        <w:rPr>
          <w:rFonts w:ascii="Times New Roman" w:hAnsi="Times New Roman" w:cs="Times New Roman"/>
        </w:rPr>
        <w:t xml:space="preserve">В случае нарушения какой-либо из Сторон обязательств по сохранению конфиденциальности информации допустившая нарушение Сторона возмещает другой Стороне убытки, причиненные таким нарушением.  </w:t>
      </w:r>
      <w:commentRangeEnd w:id="14"/>
      <w:r w:rsidR="0031482C" w:rsidRPr="001110B6">
        <w:rPr>
          <w:rStyle w:val="CommentReference"/>
          <w:rFonts w:ascii="Times New Roman" w:hAnsi="Times New Roman" w:cs="Times New Roman"/>
          <w:sz w:val="22"/>
          <w:szCs w:val="22"/>
        </w:rPr>
        <w:commentReference w:id="14"/>
      </w:r>
    </w:p>
    <w:p w14:paraId="714C58E8" w14:textId="77777777" w:rsidR="00D57BA5" w:rsidRPr="001110B6" w:rsidRDefault="00D57BA5" w:rsidP="00D57BA5">
      <w:pPr>
        <w:widowControl w:val="0"/>
        <w:spacing w:after="0"/>
        <w:ind w:firstLine="567"/>
        <w:jc w:val="both"/>
        <w:rPr>
          <w:rFonts w:ascii="Times New Roman" w:hAnsi="Times New Roman" w:cs="Times New Roman"/>
        </w:rPr>
      </w:pPr>
    </w:p>
    <w:p w14:paraId="18FB9FF0" w14:textId="77777777" w:rsidR="00D57BA5" w:rsidRPr="001110B6" w:rsidRDefault="00D57BA5" w:rsidP="00D57BA5">
      <w:pPr>
        <w:pStyle w:val="ListParagraph"/>
        <w:keepNext/>
        <w:widowControl w:val="0"/>
        <w:numPr>
          <w:ilvl w:val="0"/>
          <w:numId w:val="1"/>
        </w:numPr>
        <w:spacing w:line="276" w:lineRule="auto"/>
        <w:ind w:left="0" w:firstLine="0"/>
        <w:jc w:val="both"/>
        <w:rPr>
          <w:b/>
          <w:color w:val="auto"/>
          <w:sz w:val="22"/>
          <w:szCs w:val="22"/>
        </w:rPr>
      </w:pPr>
      <w:r w:rsidRPr="001110B6">
        <w:rPr>
          <w:b/>
          <w:color w:val="auto"/>
          <w:sz w:val="22"/>
          <w:szCs w:val="22"/>
        </w:rPr>
        <w:t>АНТИКОРРУПЦИОННАЯ ОГОВОРКА</w:t>
      </w:r>
    </w:p>
    <w:p w14:paraId="083383FF" w14:textId="77777777" w:rsidR="00D57BA5" w:rsidRPr="001110B6" w:rsidRDefault="00D57BA5" w:rsidP="00D57BA5">
      <w:pPr>
        <w:spacing w:after="0"/>
        <w:ind w:firstLine="720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10.1.</w:t>
      </w:r>
      <w:r w:rsidRPr="001110B6">
        <w:rPr>
          <w:rFonts w:ascii="Times New Roman" w:hAnsi="Times New Roman" w:cs="Times New Roman"/>
        </w:rPr>
        <w:tab/>
        <w:t>При исполнении своих обязательств по договору, Стороны, их аффилированные лица, работники или посредники не выплачивают, не предлагают выплатить и не разрешают выплату каких-либо денежных средств или ценностей, прямо или косвенно, любым лицам, для оказания влияния на действия или решения этих лиц с целью получить какие-либо неправомерные преимущества или иные неправомерные цели.</w:t>
      </w:r>
    </w:p>
    <w:p w14:paraId="3B5B7DE4" w14:textId="77777777" w:rsidR="00D57BA5" w:rsidRPr="001110B6" w:rsidRDefault="00D57BA5" w:rsidP="00D57BA5">
      <w:pPr>
        <w:spacing w:after="0"/>
        <w:ind w:firstLine="720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10.2.</w:t>
      </w:r>
      <w:r w:rsidRPr="001110B6">
        <w:rPr>
          <w:rFonts w:ascii="Times New Roman" w:hAnsi="Times New Roman" w:cs="Times New Roman"/>
        </w:rPr>
        <w:tab/>
        <w:t>При исполнении своих обязательств по договору, Стороны, их аффилированные лица, работники или посредники не осуществляют действия, квалифицируемые применимым для целей договора законодательством, как дача / получение взятки, коммерческий подкуп, а также действия, нарушающие требования применимого законодательства и международных актов о противодействии легализации (отмыванию) доходов, полученных преступным путем.</w:t>
      </w:r>
    </w:p>
    <w:p w14:paraId="3FF96CC5" w14:textId="77777777" w:rsidR="00D57BA5" w:rsidRPr="001110B6" w:rsidRDefault="00D57BA5" w:rsidP="00D57BA5">
      <w:pPr>
        <w:spacing w:after="0"/>
        <w:ind w:firstLine="720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10.3.</w:t>
      </w:r>
      <w:r w:rsidRPr="001110B6">
        <w:rPr>
          <w:rFonts w:ascii="Times New Roman" w:hAnsi="Times New Roman" w:cs="Times New Roman"/>
        </w:rPr>
        <w:tab/>
        <w:t>В случае возникновения у Стороны подозрений, что произошло или может произойти нарушение каких-либо положений настоящего пункта, соответствующая Сторона обязуется уведомить другую Сторону в письменной форме.</w:t>
      </w:r>
    </w:p>
    <w:p w14:paraId="5ECE8C58" w14:textId="77777777" w:rsidR="00D57BA5" w:rsidRPr="001110B6" w:rsidRDefault="00D57BA5" w:rsidP="00D57BA5">
      <w:pPr>
        <w:spacing w:after="0"/>
        <w:ind w:firstLine="720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10.4.</w:t>
      </w:r>
      <w:r w:rsidRPr="001110B6">
        <w:rPr>
          <w:rFonts w:ascii="Times New Roman" w:hAnsi="Times New Roman" w:cs="Times New Roman"/>
        </w:rPr>
        <w:tab/>
        <w:t>В письменном уведомлении Сторона обязана сослаться на факты или предоставить материалы, достоверно подтверждающие или дающие основание предполагать, что произошло или может произойти нарушение каких-либо положений настоящего пункта контрагентом, его аффилированными лицами, работниками или посредниками выражающееся в действиях, квалифицируемых применимым законодательством, как дача или получение взятки, коммерческий подкуп, а также действиях, нарушающих требования применимого законодательства и международных актов о противодействии легализации доходов, полученных преступным путем.</w:t>
      </w:r>
    </w:p>
    <w:p w14:paraId="34EAF073" w14:textId="77777777" w:rsidR="00D57BA5" w:rsidRPr="001110B6" w:rsidRDefault="00D57BA5" w:rsidP="00D57BA5">
      <w:pPr>
        <w:pStyle w:val="ListParagraph"/>
        <w:keepNext/>
        <w:widowControl w:val="0"/>
        <w:spacing w:line="276" w:lineRule="auto"/>
        <w:ind w:left="0"/>
        <w:jc w:val="both"/>
        <w:rPr>
          <w:b/>
          <w:color w:val="auto"/>
          <w:sz w:val="22"/>
          <w:szCs w:val="22"/>
        </w:rPr>
      </w:pPr>
    </w:p>
    <w:p w14:paraId="34173582" w14:textId="77777777" w:rsidR="00D57BA5" w:rsidRPr="001110B6" w:rsidRDefault="00D57BA5" w:rsidP="00D57BA5">
      <w:pPr>
        <w:pStyle w:val="ListParagraph"/>
        <w:keepNext/>
        <w:widowControl w:val="0"/>
        <w:numPr>
          <w:ilvl w:val="0"/>
          <w:numId w:val="1"/>
        </w:numPr>
        <w:spacing w:line="276" w:lineRule="auto"/>
        <w:ind w:left="0" w:firstLine="0"/>
        <w:jc w:val="both"/>
        <w:rPr>
          <w:b/>
          <w:color w:val="auto"/>
          <w:sz w:val="22"/>
          <w:szCs w:val="22"/>
        </w:rPr>
      </w:pPr>
      <w:r w:rsidRPr="001110B6">
        <w:rPr>
          <w:b/>
          <w:color w:val="auto"/>
          <w:sz w:val="22"/>
          <w:szCs w:val="22"/>
        </w:rPr>
        <w:t>ЗАВЕРЕНИЯ ОБ ОБСТОЯТЕЛЬСТВАХ. ГАРАНТИИ.</w:t>
      </w:r>
    </w:p>
    <w:p w14:paraId="796C8BDF" w14:textId="77777777" w:rsidR="00D57BA5" w:rsidRPr="001110B6" w:rsidRDefault="00D57BA5" w:rsidP="00D57BA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567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11.1. Заключая настоящий Договор, Стороны заявляют и заверяют друг друга в следующем:</w:t>
      </w:r>
    </w:p>
    <w:p w14:paraId="543EED6F" w14:textId="77777777" w:rsidR="00D57BA5" w:rsidRPr="001110B6" w:rsidRDefault="00D57BA5" w:rsidP="00D57BA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567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ab/>
        <w:t xml:space="preserve">- Стороны имеют все полномочия заключить настоящий Договор и выполнить взятые на себя обязательства по настоящему Договору. Сторонами соблюдены требования законодательства и собственных нормативных актов к заключению Договора, включая требования о заключении </w:t>
      </w:r>
      <w:r w:rsidRPr="001110B6">
        <w:rPr>
          <w:rFonts w:ascii="Times New Roman" w:hAnsi="Times New Roman" w:cs="Times New Roman"/>
        </w:rPr>
        <w:lastRenderedPageBreak/>
        <w:t xml:space="preserve">крупных сделок, сделок, в совершении которых имеется заинтересованность и прочих. </w:t>
      </w:r>
    </w:p>
    <w:p w14:paraId="0D27AC18" w14:textId="77777777" w:rsidR="00D57BA5" w:rsidRPr="001110B6" w:rsidRDefault="00D57BA5" w:rsidP="00D57BA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567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ab/>
        <w:t>- Лица, подписывающие настоящий Договор и все документы, относящиеся к нему, имеют на это необходимые полномочия. Сторона и органы управления Стороны не являются участниками корпоративного спора.</w:t>
      </w:r>
    </w:p>
    <w:p w14:paraId="4601D65B" w14:textId="77777777" w:rsidR="00D57BA5" w:rsidRPr="001110B6" w:rsidRDefault="00D57BA5" w:rsidP="00D57BA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567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ab/>
        <w:t>- Информация, предоставленная Сторонами друг другу в связи с настоящим Договором, является достоверной, полной и точной во всех отношениях, и никто не скрыл обстоятельств, которые при обнаружении могли бы негативно повлиять на возможность исполнения Сторонами обязательств по настоящему Договору.</w:t>
      </w:r>
    </w:p>
    <w:p w14:paraId="4F893F65" w14:textId="77777777" w:rsidR="00D57BA5" w:rsidRPr="001110B6" w:rsidRDefault="00D57BA5" w:rsidP="00D57BA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567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ab/>
        <w:t>- Все документы, касающиеся настоящего Договора, являются должным образом подписанными и обязательными для Сторон.</w:t>
      </w:r>
    </w:p>
    <w:p w14:paraId="5F51D377" w14:textId="77777777" w:rsidR="00D57BA5" w:rsidRPr="001110B6" w:rsidRDefault="00D57BA5" w:rsidP="00D57BA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567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ab/>
        <w:t>- Отсутствуют основания и, как следствие, вероятность возбуждения в отношении Сторон в настоящее время или в обозримом будущем процедуры банкротства, реорганизации или ликвидации.</w:t>
      </w:r>
    </w:p>
    <w:p w14:paraId="612A6AE6" w14:textId="77777777" w:rsidR="00D57BA5" w:rsidRPr="001110B6" w:rsidRDefault="00D57BA5" w:rsidP="00D57BA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567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ab/>
        <w:t>- Договор заключается Сторонами добровольно и на взаимовыгодных условиях, Сторонам настоящего Договора и их представителям не поступают угрозы и в отношении них не совершаются насильственные действия, направленные на понуждение их к заключению настоящего Договора;</w:t>
      </w:r>
    </w:p>
    <w:p w14:paraId="3353DE42" w14:textId="77777777" w:rsidR="00D57BA5" w:rsidRPr="001110B6" w:rsidRDefault="00D57BA5" w:rsidP="00D57BA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567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ab/>
        <w:t>- Обязательства, принятые Сторонами на себя в настоящем Договоре, являются законными и действительными обязательствами, исполнение которых может быть истребовано в принудительном порядке.</w:t>
      </w:r>
    </w:p>
    <w:p w14:paraId="3382689D" w14:textId="77777777" w:rsidR="00D57BA5" w:rsidRPr="001110B6" w:rsidRDefault="00D57BA5" w:rsidP="00D57BA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567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ab/>
        <w:t>- Стороны надлежащим образом зарегистрированы и поставлены на налоговый учет в качестве субъектов хозяйственной и иной, не запрещенной законом деятельности, действуют добросовестно, осуществляют оплату налоговых платежей в порядке и в сроки, установленные действующим законодательством Российской Федерации.</w:t>
      </w:r>
    </w:p>
    <w:p w14:paraId="2CF41252" w14:textId="77777777" w:rsidR="00D57BA5" w:rsidRPr="001110B6" w:rsidRDefault="00D57BA5" w:rsidP="00D57BA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567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11.2. Исполнитель заверяет и гарантирует, что:</w:t>
      </w:r>
    </w:p>
    <w:p w14:paraId="2A6FB1FA" w14:textId="77777777" w:rsidR="00D57BA5" w:rsidRPr="001110B6" w:rsidRDefault="00D57BA5" w:rsidP="00D57BA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567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- имеет все достаточные ресурсы, необходимые для исполнения Договора (материальные, финансовые, технические, людские и прочие).</w:t>
      </w:r>
    </w:p>
    <w:p w14:paraId="1A0B83A9" w14:textId="77777777" w:rsidR="00D57BA5" w:rsidRPr="001110B6" w:rsidRDefault="00D57BA5" w:rsidP="00D57BA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567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 xml:space="preserve">- Отсутствуют сведения об Исполнителе в реестре недобросовестных поставщиков (подрядчиков, исполнителей), который ведется на основании законодательства Российской Федерации о контрактной системе в сфере закупок товаров, работ, услуг для обеспечения государственных и муниципальных нужд. </w:t>
      </w:r>
    </w:p>
    <w:p w14:paraId="46C6BAF1" w14:textId="77777777" w:rsidR="00D57BA5" w:rsidRPr="001110B6" w:rsidRDefault="00D57BA5" w:rsidP="00D57BA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567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- Если это установлено требованиями законодательства Российской Федерации – Исполнитель имеет и поддерживает действие всех необходимых для выполнения своих обязательств по Договору лицензий, допусков, регистраций, согласий и разрешений.</w:t>
      </w:r>
    </w:p>
    <w:p w14:paraId="50FE9381" w14:textId="77777777" w:rsidR="00D57BA5" w:rsidRPr="001110B6" w:rsidRDefault="00D57BA5" w:rsidP="00D57BA5">
      <w:pPr>
        <w:pStyle w:val="ListParagraph"/>
        <w:keepNext/>
        <w:widowControl w:val="0"/>
        <w:spacing w:line="276" w:lineRule="auto"/>
        <w:ind w:left="0"/>
        <w:jc w:val="both"/>
        <w:rPr>
          <w:b/>
          <w:color w:val="auto"/>
          <w:sz w:val="22"/>
          <w:szCs w:val="22"/>
        </w:rPr>
      </w:pPr>
    </w:p>
    <w:p w14:paraId="516DA18A" w14:textId="77777777" w:rsidR="00D57BA5" w:rsidRPr="001110B6" w:rsidRDefault="00D57BA5" w:rsidP="00D57BA5">
      <w:pPr>
        <w:pStyle w:val="ListParagraph"/>
        <w:keepNext/>
        <w:widowControl w:val="0"/>
        <w:numPr>
          <w:ilvl w:val="0"/>
          <w:numId w:val="1"/>
        </w:numPr>
        <w:spacing w:line="276" w:lineRule="auto"/>
        <w:ind w:left="0" w:firstLine="0"/>
        <w:jc w:val="both"/>
        <w:rPr>
          <w:b/>
          <w:color w:val="auto"/>
          <w:sz w:val="22"/>
          <w:szCs w:val="22"/>
        </w:rPr>
      </w:pPr>
      <w:r w:rsidRPr="001110B6">
        <w:rPr>
          <w:b/>
          <w:color w:val="auto"/>
          <w:sz w:val="22"/>
          <w:szCs w:val="22"/>
        </w:rPr>
        <w:t>СРОК ДЕЙСТВИЯ ДОГОВОРА</w:t>
      </w:r>
    </w:p>
    <w:p w14:paraId="75DB17A0" w14:textId="77777777" w:rsidR="00D57BA5" w:rsidRPr="001110B6" w:rsidRDefault="00D57BA5" w:rsidP="00D57BA5">
      <w:pPr>
        <w:pStyle w:val="ListParagraph"/>
        <w:numPr>
          <w:ilvl w:val="1"/>
          <w:numId w:val="1"/>
        </w:numPr>
        <w:spacing w:line="276" w:lineRule="auto"/>
        <w:ind w:left="0" w:firstLine="567"/>
        <w:jc w:val="both"/>
        <w:rPr>
          <w:color w:val="auto"/>
          <w:sz w:val="22"/>
          <w:szCs w:val="22"/>
        </w:rPr>
      </w:pPr>
      <w:r w:rsidRPr="001110B6">
        <w:rPr>
          <w:color w:val="auto"/>
          <w:sz w:val="22"/>
          <w:szCs w:val="22"/>
        </w:rPr>
        <w:t>Договор вступает в силу с даты его подписания Сторонами и действует до 25 апреля 2027 года или до исполнения Сторонами принятых на себя обязательств в полном объеме, возникших до истечения указанного срока Договора.</w:t>
      </w:r>
    </w:p>
    <w:p w14:paraId="712655ED" w14:textId="4CA32415" w:rsidR="00D57BA5" w:rsidRPr="001110B6" w:rsidRDefault="00D57BA5" w:rsidP="00D57BA5">
      <w:pPr>
        <w:widowControl w:val="0"/>
        <w:numPr>
          <w:ilvl w:val="1"/>
          <w:numId w:val="1"/>
        </w:numPr>
        <w:spacing w:after="0"/>
        <w:ind w:left="0" w:firstLine="567"/>
        <w:contextualSpacing/>
        <w:jc w:val="both"/>
        <w:rPr>
          <w:rFonts w:ascii="Times New Roman" w:hAnsi="Times New Roman" w:cs="Times New Roman"/>
        </w:rPr>
      </w:pPr>
      <w:commentRangeStart w:id="15"/>
      <w:r w:rsidRPr="001110B6">
        <w:rPr>
          <w:rFonts w:ascii="Times New Roman" w:hAnsi="Times New Roman" w:cs="Times New Roman"/>
        </w:rPr>
        <w:t>Прекращение</w:t>
      </w:r>
      <w:commentRangeEnd w:id="15"/>
      <w:r w:rsidR="00A03A7B">
        <w:rPr>
          <w:rStyle w:val="CommentReference"/>
          <w:rFonts w:ascii="Times New Roman" w:hAnsi="Times New Roman" w:cs="Calibri"/>
        </w:rPr>
        <w:commentReference w:id="15"/>
      </w:r>
      <w:r w:rsidRPr="001110B6">
        <w:rPr>
          <w:rFonts w:ascii="Times New Roman" w:hAnsi="Times New Roman" w:cs="Times New Roman"/>
        </w:rPr>
        <w:t xml:space="preserve"> действия Договора не освобождает Стороны от </w:t>
      </w:r>
      <w:del w:id="16" w:author="Mikhail Kashkin" w:date="2026-02-20T18:50:00Z" w16du:dateUtc="2026-02-20T11:50:00Z">
        <w:r w:rsidRPr="001110B6" w:rsidDel="00A03A7B">
          <w:rPr>
            <w:rFonts w:ascii="Times New Roman" w:hAnsi="Times New Roman" w:cs="Times New Roman"/>
          </w:rPr>
          <w:delText>обязанности возмещения убытков и</w:delText>
        </w:r>
      </w:del>
      <w:r w:rsidRPr="001110B6">
        <w:rPr>
          <w:rFonts w:ascii="Times New Roman" w:hAnsi="Times New Roman" w:cs="Times New Roman"/>
        </w:rPr>
        <w:t xml:space="preserve"> уплаты штрафных санкций и иной ответственности, установленной Договором и законодательством Российской Федерации.</w:t>
      </w:r>
    </w:p>
    <w:p w14:paraId="66BB483A" w14:textId="77777777" w:rsidR="00D57BA5" w:rsidRPr="001110B6" w:rsidRDefault="00D57BA5" w:rsidP="00D57BA5">
      <w:pPr>
        <w:widowControl w:val="0"/>
        <w:spacing w:after="0"/>
        <w:ind w:left="567"/>
        <w:contextualSpacing/>
        <w:jc w:val="both"/>
        <w:rPr>
          <w:rFonts w:ascii="Times New Roman" w:hAnsi="Times New Roman" w:cs="Times New Roman"/>
        </w:rPr>
      </w:pPr>
    </w:p>
    <w:p w14:paraId="39CEBEE6" w14:textId="77777777" w:rsidR="00D57BA5" w:rsidRPr="001110B6" w:rsidRDefault="00D57BA5" w:rsidP="00D57BA5">
      <w:pPr>
        <w:pStyle w:val="ListParagraph"/>
        <w:keepNext/>
        <w:widowControl w:val="0"/>
        <w:numPr>
          <w:ilvl w:val="0"/>
          <w:numId w:val="1"/>
        </w:numPr>
        <w:spacing w:line="276" w:lineRule="auto"/>
        <w:ind w:left="0" w:firstLine="0"/>
        <w:jc w:val="both"/>
        <w:rPr>
          <w:b/>
          <w:color w:val="auto"/>
          <w:sz w:val="22"/>
          <w:szCs w:val="22"/>
        </w:rPr>
      </w:pPr>
      <w:r w:rsidRPr="001110B6">
        <w:rPr>
          <w:b/>
          <w:color w:val="auto"/>
          <w:sz w:val="22"/>
          <w:szCs w:val="22"/>
        </w:rPr>
        <w:t>ЗАКЛЮЧИТЕЛЬНЫЕ ПОЛОЖЕНИЯ</w:t>
      </w:r>
    </w:p>
    <w:p w14:paraId="4B7E51A0" w14:textId="77777777" w:rsidR="00D57BA5" w:rsidRPr="001110B6" w:rsidRDefault="00D57BA5" w:rsidP="00D57BA5">
      <w:pPr>
        <w:widowControl w:val="0"/>
        <w:numPr>
          <w:ilvl w:val="1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Договор составлен в двух экземплярах, имеющих одинаковую юридическую силу, по одному экземпляру для каждой из Сторон.</w:t>
      </w:r>
    </w:p>
    <w:p w14:paraId="480E3952" w14:textId="77777777" w:rsidR="00D57BA5" w:rsidRPr="001110B6" w:rsidRDefault="00D57BA5" w:rsidP="00D57BA5">
      <w:pPr>
        <w:widowControl w:val="0"/>
        <w:numPr>
          <w:ilvl w:val="1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lastRenderedPageBreak/>
        <w:t>Ни одна из Сторон не вправе передавать свои обязательства по Договору третьим лицам без письменного согласия на то другой Стороны.</w:t>
      </w:r>
    </w:p>
    <w:p w14:paraId="64B9E297" w14:textId="77777777" w:rsidR="00D57BA5" w:rsidRPr="001110B6" w:rsidRDefault="00D57BA5" w:rsidP="00D57BA5">
      <w:pPr>
        <w:widowControl w:val="0"/>
        <w:numPr>
          <w:ilvl w:val="1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Любые изменения и дополнения к Договору, в т.ч. к Техническому заданию, действительны при условии, если они совершены в письменной форме и подписаны Сторонами или надлежаще уполномоченными представителями Сторон. При недостижении Сторонами соглашения об изменении условий Договора или Технического задания Договор или Техническое задание могут быть изменены судом в порядке и по основаниям, предусмотренным Гражданским кодексом Российской Федерации.</w:t>
      </w:r>
    </w:p>
    <w:p w14:paraId="4A36B8F6" w14:textId="77777777" w:rsidR="00D57BA5" w:rsidRPr="001110B6" w:rsidRDefault="00D57BA5" w:rsidP="00D57BA5">
      <w:pPr>
        <w:widowControl w:val="0"/>
        <w:numPr>
          <w:ilvl w:val="1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Расторжение Договора и/или Технического задания допускается по соглашению Сторон, по решению суда или вследствие одностороннего отказа Стороны от исполнения Договора и/или Технического задания по основаниям, предусмотренным Гражданским кодексом Российской Федерации.</w:t>
      </w:r>
    </w:p>
    <w:p w14:paraId="306283BE" w14:textId="77777777" w:rsidR="00D57BA5" w:rsidRPr="001110B6" w:rsidRDefault="00D57BA5" w:rsidP="00D57BA5">
      <w:pPr>
        <w:widowControl w:val="0"/>
        <w:numPr>
          <w:ilvl w:val="1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Все сообщения, предупреждения, уведомления, заявления и иные юридически значимые сообщения (далее вместе – сообщение) Сторон в ходе исполнения Договора направляются Сторонами в письменной форме по электронной почте либо через операторов почтовой связи общего пользования (далее – почтой), заказным письмом с уведомлением о вручении, а претензия также с описью вложения, по адресам, указанным в разделе 14 Договора, либо передаются нарочным под подпись уполномоченному представителю принимающей Стороны.</w:t>
      </w:r>
    </w:p>
    <w:p w14:paraId="4E64E9B6" w14:textId="77777777" w:rsidR="00D57BA5" w:rsidRPr="001110B6" w:rsidRDefault="00D57BA5" w:rsidP="00D57BA5">
      <w:pPr>
        <w:pStyle w:val="ListParagraph"/>
        <w:numPr>
          <w:ilvl w:val="1"/>
          <w:numId w:val="1"/>
        </w:numPr>
        <w:spacing w:line="276" w:lineRule="auto"/>
        <w:ind w:left="0" w:firstLine="709"/>
        <w:jc w:val="both"/>
        <w:rPr>
          <w:color w:val="auto"/>
          <w:sz w:val="22"/>
          <w:szCs w:val="22"/>
        </w:rPr>
      </w:pPr>
      <w:r w:rsidRPr="001110B6">
        <w:rPr>
          <w:color w:val="auto"/>
          <w:sz w:val="22"/>
          <w:szCs w:val="22"/>
        </w:rPr>
        <w:t>Сообщение по электронной почте считается полученным принимающей Стороной в день успешной отправки этого сообщения, при условии, что оно отправляется по адресам, указанным в разделе 14 Договора. Отправка сообщения по электронной почте считается не состоявшейся, если передающая Сторона получает сообщение о невозможности доставки. В этом случае передающая Сторона должна отправить сообщение почтой, заказным письмом с уведомлением о вручении, по адресу места нахождения, указанному в разделе 14 Договора.</w:t>
      </w:r>
    </w:p>
    <w:p w14:paraId="1066D538" w14:textId="77777777" w:rsidR="00D57BA5" w:rsidRPr="001110B6" w:rsidRDefault="00D57BA5" w:rsidP="00D57BA5">
      <w:pPr>
        <w:pStyle w:val="ListParagraph"/>
        <w:numPr>
          <w:ilvl w:val="1"/>
          <w:numId w:val="1"/>
        </w:numPr>
        <w:spacing w:line="276" w:lineRule="auto"/>
        <w:ind w:left="0" w:firstLine="709"/>
        <w:jc w:val="both"/>
        <w:rPr>
          <w:color w:val="auto"/>
          <w:sz w:val="22"/>
          <w:szCs w:val="22"/>
        </w:rPr>
      </w:pPr>
      <w:r w:rsidRPr="001110B6">
        <w:rPr>
          <w:color w:val="auto"/>
          <w:sz w:val="22"/>
          <w:szCs w:val="22"/>
        </w:rPr>
        <w:t>Сообщение, направленное почтой, заказным письмом с уведомлением, считается полученным принимающей Стороной в следующих случаях:</w:t>
      </w:r>
    </w:p>
    <w:p w14:paraId="540E809C" w14:textId="77777777" w:rsidR="00D57BA5" w:rsidRPr="001110B6" w:rsidRDefault="00D57BA5" w:rsidP="00D57BA5">
      <w:pPr>
        <w:pStyle w:val="ListParagraph"/>
        <w:numPr>
          <w:ilvl w:val="2"/>
          <w:numId w:val="1"/>
        </w:numPr>
        <w:spacing w:line="276" w:lineRule="auto"/>
        <w:ind w:left="0" w:firstLine="900"/>
        <w:jc w:val="both"/>
        <w:rPr>
          <w:color w:val="auto"/>
          <w:sz w:val="22"/>
          <w:szCs w:val="22"/>
        </w:rPr>
      </w:pPr>
      <w:r w:rsidRPr="001110B6">
        <w:rPr>
          <w:color w:val="auto"/>
          <w:sz w:val="22"/>
          <w:szCs w:val="22"/>
        </w:rPr>
        <w:t>имеется подтверждающая факт получения сообщения информация сервиса «Отслеживание почтовых отправлений» с официального сайта ФГУП «Почта России» или, если письма направлены через иную организацию почтовой связи, информация от такой организации почтовой связи, полученная любым способом;</w:t>
      </w:r>
    </w:p>
    <w:p w14:paraId="4B68D483" w14:textId="77777777" w:rsidR="00D57BA5" w:rsidRPr="001110B6" w:rsidRDefault="00D57BA5" w:rsidP="00D57BA5">
      <w:pPr>
        <w:pStyle w:val="ListParagraph"/>
        <w:numPr>
          <w:ilvl w:val="2"/>
          <w:numId w:val="1"/>
        </w:numPr>
        <w:spacing w:line="276" w:lineRule="auto"/>
        <w:ind w:left="0" w:firstLine="900"/>
        <w:jc w:val="both"/>
        <w:rPr>
          <w:color w:val="auto"/>
          <w:sz w:val="22"/>
          <w:szCs w:val="22"/>
        </w:rPr>
      </w:pPr>
      <w:r w:rsidRPr="001110B6">
        <w:rPr>
          <w:color w:val="auto"/>
          <w:sz w:val="22"/>
          <w:szCs w:val="22"/>
        </w:rPr>
        <w:t>несмотря на почтовое извещение, принимающая Сторона не явилась за получением сообщения или отказалась от его получения, или сообщение не вручено принимающей Стороне в связи с отсутствием адресата по указанному в разделе 14 Договора адресу, в результате чего сообщение возвращено организацией почтовой связи по адресу направляющей Стороны с указанием причины возврата.</w:t>
      </w:r>
    </w:p>
    <w:p w14:paraId="0FAD7864" w14:textId="77777777" w:rsidR="00D57BA5" w:rsidRPr="001110B6" w:rsidRDefault="00D57BA5" w:rsidP="00D57BA5">
      <w:pPr>
        <w:pStyle w:val="ListParagraph"/>
        <w:numPr>
          <w:ilvl w:val="1"/>
          <w:numId w:val="1"/>
        </w:numPr>
        <w:suppressAutoHyphens/>
        <w:spacing w:line="276" w:lineRule="auto"/>
        <w:ind w:left="0" w:firstLine="709"/>
        <w:jc w:val="both"/>
        <w:rPr>
          <w:color w:val="auto"/>
          <w:sz w:val="22"/>
          <w:szCs w:val="22"/>
        </w:rPr>
      </w:pPr>
      <w:r w:rsidRPr="001110B6">
        <w:rPr>
          <w:color w:val="auto"/>
          <w:sz w:val="22"/>
          <w:szCs w:val="22"/>
        </w:rPr>
        <w:t>Сообщение считается доставленным и в тех случаях, если оно поступило принимающей Стороне, но по обстоятельствам, зависящим от нее, не было ей вручено, или принимающая Сторона не ознакомилась с ним. Сообщение, переданное нарочным принимающей Стороне, считается полученным такой Стороной с даты фактического вручения сообщения уполномоченному представителю принимающей Стороны под подпись.</w:t>
      </w:r>
    </w:p>
    <w:p w14:paraId="0CF03CCB" w14:textId="77777777" w:rsidR="00D57BA5" w:rsidRPr="001110B6" w:rsidRDefault="00D57BA5" w:rsidP="00D57BA5">
      <w:pPr>
        <w:widowControl w:val="0"/>
        <w:numPr>
          <w:ilvl w:val="1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 xml:space="preserve">В случае изменения сведений, в том числе наименования, банковских реквизитов, адреса местонахождения, номеров телефонов и иных данных, Сторона, чьи сведения были изменены, обязана незамедлительно уведомить другую Сторону об указанных изменениях путем направления соответствующего письменного сообщения способами, предусмотренными пунктами 13.5. – 13.8. </w:t>
      </w:r>
      <w:r w:rsidRPr="001110B6">
        <w:rPr>
          <w:rFonts w:ascii="Times New Roman" w:hAnsi="Times New Roman" w:cs="Times New Roman"/>
        </w:rPr>
        <w:lastRenderedPageBreak/>
        <w:t>Договора.</w:t>
      </w:r>
    </w:p>
    <w:p w14:paraId="7758EE84" w14:textId="77777777" w:rsidR="00D57BA5" w:rsidRPr="001110B6" w:rsidRDefault="00D57BA5" w:rsidP="00D57BA5">
      <w:pPr>
        <w:widowControl w:val="0"/>
        <w:numPr>
          <w:ilvl w:val="1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По всем вопросам, не урегулированным Договором и/или Техническим заданием, Стороны будут руководствоваться законодательством Российской Федерации.</w:t>
      </w:r>
    </w:p>
    <w:p w14:paraId="29C335B1" w14:textId="77777777" w:rsidR="00D57BA5" w:rsidRPr="001110B6" w:rsidRDefault="00D57BA5" w:rsidP="00D57BA5">
      <w:pPr>
        <w:widowControl w:val="0"/>
        <w:numPr>
          <w:ilvl w:val="1"/>
          <w:numId w:val="1"/>
        </w:numPr>
        <w:spacing w:after="0"/>
        <w:ind w:left="0" w:firstLine="709"/>
        <w:contextualSpacing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 xml:space="preserve">К </w:t>
      </w:r>
      <w:r w:rsidRPr="001110B6">
        <w:rPr>
          <w:rFonts w:ascii="Times New Roman" w:hAnsi="Times New Roman" w:cs="Times New Roman"/>
          <w:spacing w:val="-4"/>
        </w:rPr>
        <w:t>Договор</w:t>
      </w:r>
      <w:r w:rsidRPr="001110B6">
        <w:rPr>
          <w:rFonts w:ascii="Times New Roman" w:hAnsi="Times New Roman" w:cs="Times New Roman"/>
        </w:rPr>
        <w:t>у прилагается и является неотъемлемой его частью:</w:t>
      </w:r>
    </w:p>
    <w:p w14:paraId="40EF84D1" w14:textId="77777777" w:rsidR="00D57BA5" w:rsidRPr="001110B6" w:rsidRDefault="00D57BA5" w:rsidP="00D57BA5">
      <w:pPr>
        <w:pStyle w:val="ListParagraph"/>
        <w:widowControl w:val="0"/>
        <w:numPr>
          <w:ilvl w:val="2"/>
          <w:numId w:val="1"/>
        </w:numPr>
        <w:spacing w:line="276" w:lineRule="auto"/>
        <w:jc w:val="both"/>
        <w:rPr>
          <w:color w:val="auto"/>
          <w:sz w:val="22"/>
          <w:szCs w:val="22"/>
        </w:rPr>
      </w:pPr>
      <w:r w:rsidRPr="001110B6">
        <w:rPr>
          <w:color w:val="auto"/>
          <w:sz w:val="22"/>
          <w:szCs w:val="22"/>
        </w:rPr>
        <w:t>Приложение № 1 – Форма акта сдачи-приемки Услуг.</w:t>
      </w:r>
    </w:p>
    <w:p w14:paraId="3FC724A3" w14:textId="77777777" w:rsidR="00D57BA5" w:rsidRPr="001110B6" w:rsidRDefault="00D57BA5" w:rsidP="00D57BA5">
      <w:pPr>
        <w:pStyle w:val="ListParagraph"/>
        <w:widowControl w:val="0"/>
        <w:spacing w:line="276" w:lineRule="auto"/>
        <w:ind w:left="1404"/>
        <w:jc w:val="both"/>
        <w:rPr>
          <w:color w:val="auto"/>
          <w:sz w:val="22"/>
          <w:szCs w:val="22"/>
        </w:rPr>
      </w:pPr>
    </w:p>
    <w:p w14:paraId="55D54B78" w14:textId="77777777" w:rsidR="00D57BA5" w:rsidRPr="001110B6" w:rsidRDefault="00D57BA5" w:rsidP="00D57BA5">
      <w:pPr>
        <w:pStyle w:val="ListParagraph"/>
        <w:keepNext/>
        <w:widowControl w:val="0"/>
        <w:numPr>
          <w:ilvl w:val="0"/>
          <w:numId w:val="1"/>
        </w:numPr>
        <w:spacing w:line="276" w:lineRule="auto"/>
        <w:ind w:left="0" w:firstLine="0"/>
        <w:jc w:val="both"/>
        <w:rPr>
          <w:b/>
          <w:color w:val="auto"/>
          <w:sz w:val="22"/>
          <w:szCs w:val="22"/>
        </w:rPr>
      </w:pPr>
      <w:r w:rsidRPr="001110B6">
        <w:rPr>
          <w:b/>
          <w:color w:val="auto"/>
          <w:sz w:val="22"/>
          <w:szCs w:val="22"/>
        </w:rPr>
        <w:t>АДРЕСА, РЕКВИЗИТЫ И ПОДПИСИ СТОРОН</w:t>
      </w:r>
    </w:p>
    <w:p w14:paraId="72BD14A8" w14:textId="77777777" w:rsidR="00D57BA5" w:rsidRPr="001110B6" w:rsidRDefault="00D57BA5" w:rsidP="00D57BA5">
      <w:pPr>
        <w:keepNext/>
        <w:suppressAutoHyphens/>
        <w:spacing w:after="0"/>
        <w:ind w:firstLine="567"/>
        <w:jc w:val="both"/>
        <w:rPr>
          <w:rFonts w:ascii="Times New Roman" w:hAnsi="Times New Roman" w:cs="Times New Roman"/>
        </w:rPr>
      </w:pPr>
    </w:p>
    <w:tbl>
      <w:tblPr>
        <w:tblW w:w="9071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398"/>
        <w:gridCol w:w="4673"/>
      </w:tblGrid>
      <w:tr w:rsidR="00D57BA5" w:rsidRPr="001110B6" w14:paraId="0CCE495A" w14:textId="77777777" w:rsidTr="0079378E">
        <w:trPr>
          <w:trHeight w:val="1413"/>
        </w:trPr>
        <w:tc>
          <w:tcPr>
            <w:tcW w:w="4398" w:type="dxa"/>
          </w:tcPr>
          <w:p w14:paraId="5ACE579B" w14:textId="77777777" w:rsidR="00D57BA5" w:rsidRPr="001110B6" w:rsidRDefault="00D57BA5" w:rsidP="0079378E">
            <w:pPr>
              <w:keepNext/>
              <w:suppressAutoHyphens/>
              <w:spacing w:after="0"/>
              <w:jc w:val="both"/>
              <w:rPr>
                <w:rFonts w:ascii="Times New Roman" w:hAnsi="Times New Roman" w:cs="Times New Roman"/>
                <w:b/>
              </w:rPr>
            </w:pPr>
            <w:r w:rsidRPr="001110B6">
              <w:rPr>
                <w:rFonts w:ascii="Times New Roman" w:hAnsi="Times New Roman" w:cs="Times New Roman"/>
                <w:b/>
              </w:rPr>
              <w:t>Заказчик:</w:t>
            </w:r>
          </w:p>
          <w:p w14:paraId="3903C8C6" w14:textId="77777777" w:rsidR="00D57BA5" w:rsidRPr="001110B6" w:rsidRDefault="00D57BA5" w:rsidP="0079378E">
            <w:pPr>
              <w:spacing w:after="0"/>
              <w:jc w:val="both"/>
              <w:rPr>
                <w:rFonts w:ascii="Times New Roman" w:hAnsi="Times New Roman" w:cs="Times New Roman"/>
                <w:u w:color="000000"/>
              </w:rPr>
            </w:pPr>
            <w:r w:rsidRPr="001110B6">
              <w:rPr>
                <w:rFonts w:ascii="Times New Roman" w:hAnsi="Times New Roman" w:cs="Times New Roman"/>
                <w:u w:color="000000"/>
              </w:rPr>
              <w:t>Благотворительный фонд «Вклад в будущее»</w:t>
            </w:r>
          </w:p>
          <w:p w14:paraId="613A2A3F" w14:textId="77777777" w:rsidR="00D57BA5" w:rsidRPr="001110B6" w:rsidRDefault="00D57BA5" w:rsidP="0079378E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 xml:space="preserve">Адрес места нахождения: </w:t>
            </w:r>
            <w:proofErr w:type="gramStart"/>
            <w:r w:rsidRPr="001110B6">
              <w:rPr>
                <w:rFonts w:ascii="Times New Roman" w:hAnsi="Times New Roman" w:cs="Times New Roman"/>
              </w:rPr>
              <w:t>117312,  Москва</w:t>
            </w:r>
            <w:proofErr w:type="gramEnd"/>
            <w:r w:rsidRPr="001110B6">
              <w:rPr>
                <w:rFonts w:ascii="Times New Roman" w:hAnsi="Times New Roman" w:cs="Times New Roman"/>
              </w:rPr>
              <w:t xml:space="preserve"> г, Вавилова </w:t>
            </w:r>
            <w:proofErr w:type="spellStart"/>
            <w:r w:rsidRPr="001110B6">
              <w:rPr>
                <w:rFonts w:ascii="Times New Roman" w:hAnsi="Times New Roman" w:cs="Times New Roman"/>
              </w:rPr>
              <w:t>ул</w:t>
            </w:r>
            <w:proofErr w:type="spellEnd"/>
            <w:r w:rsidRPr="001110B6">
              <w:rPr>
                <w:rFonts w:ascii="Times New Roman" w:hAnsi="Times New Roman" w:cs="Times New Roman"/>
              </w:rPr>
              <w:t>, дом № 19</w:t>
            </w:r>
          </w:p>
          <w:p w14:paraId="0F739652" w14:textId="77777777" w:rsidR="00D57BA5" w:rsidRPr="001110B6" w:rsidRDefault="00D57BA5" w:rsidP="0079378E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ИНН 7736255272</w:t>
            </w:r>
          </w:p>
          <w:p w14:paraId="605A7CB0" w14:textId="77777777" w:rsidR="00D57BA5" w:rsidRPr="001110B6" w:rsidRDefault="00D57BA5" w:rsidP="0079378E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КПП 773601001</w:t>
            </w:r>
          </w:p>
          <w:p w14:paraId="0A6E4EEC" w14:textId="77777777" w:rsidR="00D57BA5" w:rsidRPr="001110B6" w:rsidRDefault="00D57BA5" w:rsidP="0079378E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ОГРН 1157700017518</w:t>
            </w:r>
          </w:p>
          <w:p w14:paraId="44D66530" w14:textId="77777777" w:rsidR="00D57BA5" w:rsidRPr="001110B6" w:rsidRDefault="00D57BA5" w:rsidP="0079378E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Банковские реквизиты:</w:t>
            </w:r>
          </w:p>
          <w:p w14:paraId="6FF4B7C7" w14:textId="77777777" w:rsidR="00D57BA5" w:rsidRPr="001110B6" w:rsidRDefault="00D57BA5" w:rsidP="0079378E">
            <w:pPr>
              <w:keepNext/>
              <w:spacing w:after="0"/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р/</w:t>
            </w:r>
            <w:proofErr w:type="spellStart"/>
            <w:r w:rsidRPr="001110B6">
              <w:rPr>
                <w:rFonts w:ascii="Times New Roman" w:hAnsi="Times New Roman" w:cs="Times New Roman"/>
              </w:rPr>
              <w:t>сч</w:t>
            </w:r>
            <w:proofErr w:type="spellEnd"/>
            <w:r w:rsidRPr="001110B6">
              <w:rPr>
                <w:rFonts w:ascii="Times New Roman" w:hAnsi="Times New Roman" w:cs="Times New Roman"/>
              </w:rPr>
              <w:t xml:space="preserve"> № 40703810300020000003 в ПАО СБЕРБАНК г. Москва </w:t>
            </w:r>
          </w:p>
          <w:p w14:paraId="1A3B493A" w14:textId="77777777" w:rsidR="00D57BA5" w:rsidRPr="001110B6" w:rsidRDefault="00D57BA5" w:rsidP="0079378E">
            <w:pPr>
              <w:keepNext/>
              <w:spacing w:after="0"/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 xml:space="preserve">БИК 044525225 </w:t>
            </w:r>
          </w:p>
          <w:p w14:paraId="6F74FA2D" w14:textId="77777777" w:rsidR="00D57BA5" w:rsidRPr="001110B6" w:rsidRDefault="00D57BA5" w:rsidP="0079378E">
            <w:pPr>
              <w:keepNext/>
              <w:spacing w:after="0"/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К/с 30101810400000000225</w:t>
            </w:r>
          </w:p>
          <w:p w14:paraId="75AE94D1" w14:textId="77777777" w:rsidR="00D57BA5" w:rsidRPr="001110B6" w:rsidRDefault="00D57BA5" w:rsidP="0079378E">
            <w:pPr>
              <w:keepNext/>
              <w:spacing w:after="0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14:paraId="45901B86" w14:textId="77777777" w:rsidR="00D57BA5" w:rsidRPr="001110B6" w:rsidRDefault="00D57BA5" w:rsidP="0079378E">
            <w:pPr>
              <w:keepNext/>
              <w:spacing w:after="0"/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Исполнительный директор</w:t>
            </w:r>
          </w:p>
          <w:p w14:paraId="447CB86C" w14:textId="77777777" w:rsidR="00D57BA5" w:rsidRPr="001110B6" w:rsidRDefault="00D57BA5" w:rsidP="0079378E">
            <w:pPr>
              <w:keepNext/>
              <w:spacing w:after="0"/>
              <w:jc w:val="both"/>
              <w:rPr>
                <w:rFonts w:ascii="Times New Roman" w:hAnsi="Times New Roman" w:cs="Times New Roman"/>
              </w:rPr>
            </w:pPr>
          </w:p>
          <w:p w14:paraId="7FBBF1C7" w14:textId="77777777" w:rsidR="00D57BA5" w:rsidRPr="001110B6" w:rsidRDefault="00D57BA5" w:rsidP="0079378E">
            <w:pPr>
              <w:keepNext/>
              <w:spacing w:after="0"/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 xml:space="preserve">__________________ / П. Г. </w:t>
            </w:r>
            <w:proofErr w:type="spellStart"/>
            <w:r w:rsidRPr="001110B6">
              <w:rPr>
                <w:rFonts w:ascii="Times New Roman" w:hAnsi="Times New Roman" w:cs="Times New Roman"/>
              </w:rPr>
              <w:t>Положевец</w:t>
            </w:r>
            <w:proofErr w:type="spellEnd"/>
            <w:r w:rsidRPr="001110B6">
              <w:rPr>
                <w:rFonts w:ascii="Times New Roman" w:hAnsi="Times New Roman" w:cs="Times New Roman"/>
              </w:rPr>
              <w:t xml:space="preserve"> /</w:t>
            </w:r>
          </w:p>
          <w:p w14:paraId="68376ABB" w14:textId="77777777" w:rsidR="00D57BA5" w:rsidRPr="001110B6" w:rsidRDefault="00D57BA5" w:rsidP="0079378E">
            <w:pPr>
              <w:keepNext/>
              <w:spacing w:after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110B6">
              <w:rPr>
                <w:rFonts w:ascii="Times New Roman" w:hAnsi="Times New Roman" w:cs="Times New Roman"/>
              </w:rPr>
              <w:t>м.п</w:t>
            </w:r>
            <w:proofErr w:type="spellEnd"/>
            <w:r w:rsidRPr="001110B6">
              <w:rPr>
                <w:rFonts w:ascii="Times New Roman" w:hAnsi="Times New Roman" w:cs="Times New Roman"/>
              </w:rPr>
              <w:t>.</w:t>
            </w:r>
          </w:p>
          <w:p w14:paraId="3106897C" w14:textId="77777777" w:rsidR="00D57BA5" w:rsidRPr="001110B6" w:rsidRDefault="00D57BA5" w:rsidP="0079378E">
            <w:pPr>
              <w:keepNext/>
              <w:spacing w:after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673" w:type="dxa"/>
          </w:tcPr>
          <w:p w14:paraId="62D5360F" w14:textId="77777777" w:rsidR="00D57BA5" w:rsidRPr="001110B6" w:rsidRDefault="00D57BA5" w:rsidP="0079378E">
            <w:pPr>
              <w:keepNext/>
              <w:suppressAutoHyphens/>
              <w:spacing w:after="0"/>
              <w:jc w:val="both"/>
              <w:rPr>
                <w:rFonts w:ascii="Times New Roman" w:hAnsi="Times New Roman" w:cs="Times New Roman"/>
                <w:b/>
              </w:rPr>
            </w:pPr>
            <w:r w:rsidRPr="001110B6">
              <w:rPr>
                <w:rFonts w:ascii="Times New Roman" w:hAnsi="Times New Roman" w:cs="Times New Roman"/>
                <w:b/>
              </w:rPr>
              <w:t>Исполнитель:</w:t>
            </w:r>
          </w:p>
          <w:p w14:paraId="2887B963" w14:textId="77777777" w:rsidR="00D57BA5" w:rsidRPr="001110B6" w:rsidRDefault="00D57BA5" w:rsidP="0079378E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jc w:val="both"/>
              <w:rPr>
                <w:rFonts w:ascii="Times New Roman" w:hAnsi="Times New Roman" w:cs="Times New Roman"/>
                <w:u w:color="000000"/>
              </w:rPr>
            </w:pPr>
            <w:r w:rsidRPr="001110B6">
              <w:rPr>
                <w:rFonts w:ascii="Times New Roman" w:hAnsi="Times New Roman" w:cs="Times New Roman"/>
                <w:u w:color="000000"/>
              </w:rPr>
              <w:t>Индивидуальный предприниматель Попов Владимир Юрьевич</w:t>
            </w:r>
          </w:p>
          <w:p w14:paraId="79DFDFEE" w14:textId="77777777" w:rsidR="00D57BA5" w:rsidRPr="001110B6" w:rsidRDefault="00D57BA5" w:rsidP="0079378E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jc w:val="both"/>
              <w:rPr>
                <w:rFonts w:ascii="Times New Roman" w:hAnsi="Times New Roman" w:cs="Times New Roman"/>
                <w:u w:color="000000"/>
              </w:rPr>
            </w:pPr>
            <w:r w:rsidRPr="001110B6">
              <w:rPr>
                <w:rFonts w:ascii="Times New Roman" w:hAnsi="Times New Roman" w:cs="Times New Roman"/>
                <w:u w:color="000000"/>
              </w:rPr>
              <w:t xml:space="preserve">Юридический адрес: 125635, г. Москва, Ангарская ул., д. 10, кв. 22 </w:t>
            </w:r>
          </w:p>
          <w:p w14:paraId="1C9EACEB" w14:textId="77777777" w:rsidR="00D57BA5" w:rsidRPr="001110B6" w:rsidRDefault="00D57BA5" w:rsidP="0079378E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jc w:val="both"/>
              <w:rPr>
                <w:rFonts w:ascii="Times New Roman" w:hAnsi="Times New Roman" w:cs="Times New Roman"/>
                <w:u w:color="000000"/>
              </w:rPr>
            </w:pPr>
            <w:r w:rsidRPr="001110B6">
              <w:rPr>
                <w:rFonts w:ascii="Times New Roman" w:hAnsi="Times New Roman" w:cs="Times New Roman"/>
                <w:u w:color="000000"/>
              </w:rPr>
              <w:t>ИНН 774308078441</w:t>
            </w:r>
          </w:p>
          <w:p w14:paraId="0E5C65CD" w14:textId="77777777" w:rsidR="00D57BA5" w:rsidRPr="001110B6" w:rsidRDefault="00D57BA5" w:rsidP="0079378E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jc w:val="both"/>
              <w:rPr>
                <w:rFonts w:ascii="Times New Roman" w:hAnsi="Times New Roman" w:cs="Times New Roman"/>
                <w:u w:color="000000"/>
              </w:rPr>
            </w:pPr>
            <w:r w:rsidRPr="001110B6">
              <w:rPr>
                <w:rFonts w:ascii="Times New Roman" w:hAnsi="Times New Roman" w:cs="Times New Roman"/>
                <w:u w:color="000000"/>
              </w:rPr>
              <w:t xml:space="preserve">ОГРНИП № 313774634501977 </w:t>
            </w:r>
          </w:p>
          <w:p w14:paraId="09BA2651" w14:textId="77777777" w:rsidR="00D57BA5" w:rsidRPr="001110B6" w:rsidRDefault="00D57BA5" w:rsidP="0079378E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jc w:val="both"/>
              <w:rPr>
                <w:rFonts w:ascii="Times New Roman" w:hAnsi="Times New Roman" w:cs="Times New Roman"/>
                <w:u w:color="000000"/>
              </w:rPr>
            </w:pPr>
            <w:r w:rsidRPr="001110B6">
              <w:rPr>
                <w:rFonts w:ascii="Times New Roman" w:hAnsi="Times New Roman" w:cs="Times New Roman"/>
                <w:u w:color="000000"/>
              </w:rPr>
              <w:t>р/с № 40802810738040010229</w:t>
            </w:r>
          </w:p>
          <w:p w14:paraId="455CB7C9" w14:textId="77777777" w:rsidR="00D57BA5" w:rsidRPr="001110B6" w:rsidRDefault="00D57BA5" w:rsidP="0079378E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jc w:val="both"/>
              <w:rPr>
                <w:rFonts w:ascii="Times New Roman" w:hAnsi="Times New Roman" w:cs="Times New Roman"/>
                <w:u w:color="000000"/>
              </w:rPr>
            </w:pPr>
            <w:r w:rsidRPr="001110B6">
              <w:rPr>
                <w:rFonts w:ascii="Times New Roman" w:hAnsi="Times New Roman" w:cs="Times New Roman"/>
                <w:u w:color="000000"/>
              </w:rPr>
              <w:t>в Московском банке ОАО "Сбербанк России"</w:t>
            </w:r>
          </w:p>
          <w:p w14:paraId="11036301" w14:textId="77777777" w:rsidR="00D57BA5" w:rsidRPr="001110B6" w:rsidRDefault="00D57BA5" w:rsidP="0079378E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jc w:val="both"/>
              <w:rPr>
                <w:rFonts w:ascii="Times New Roman" w:hAnsi="Times New Roman" w:cs="Times New Roman"/>
                <w:u w:color="000000"/>
              </w:rPr>
            </w:pPr>
            <w:r w:rsidRPr="001110B6">
              <w:rPr>
                <w:rFonts w:ascii="Times New Roman" w:hAnsi="Times New Roman" w:cs="Times New Roman"/>
                <w:u w:color="000000"/>
              </w:rPr>
              <w:t>к/с № 30101810400000000225</w:t>
            </w:r>
          </w:p>
          <w:p w14:paraId="49F9CDB1" w14:textId="77777777" w:rsidR="00D57BA5" w:rsidRPr="001110B6" w:rsidRDefault="00D57BA5" w:rsidP="0079378E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jc w:val="both"/>
              <w:rPr>
                <w:rFonts w:ascii="Times New Roman" w:hAnsi="Times New Roman" w:cs="Times New Roman"/>
                <w:u w:color="000000"/>
              </w:rPr>
            </w:pPr>
            <w:r w:rsidRPr="001110B6">
              <w:rPr>
                <w:rFonts w:ascii="Times New Roman" w:hAnsi="Times New Roman" w:cs="Times New Roman"/>
                <w:u w:color="000000"/>
              </w:rPr>
              <w:t>БИК 044525225</w:t>
            </w:r>
          </w:p>
          <w:p w14:paraId="0F54DF36" w14:textId="77777777" w:rsidR="00D57BA5" w:rsidRPr="001110B6" w:rsidRDefault="00D57BA5" w:rsidP="0079378E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jc w:val="both"/>
              <w:rPr>
                <w:rFonts w:ascii="Times New Roman" w:hAnsi="Times New Roman" w:cs="Times New Roman"/>
                <w:u w:color="000000"/>
              </w:rPr>
            </w:pPr>
          </w:p>
          <w:p w14:paraId="4603E146" w14:textId="77777777" w:rsidR="00D57BA5" w:rsidRPr="001110B6" w:rsidRDefault="00D57BA5" w:rsidP="0079378E">
            <w:pPr>
              <w:pStyle w:val="15"/>
              <w:spacing w:line="28" w:lineRule="atLeast"/>
              <w:jc w:val="both"/>
              <w:rPr>
                <w:rStyle w:val="a5"/>
                <w:rFonts w:eastAsiaTheme="minorHAnsi" w:cs="Times New Roman"/>
                <w:b/>
                <w:bCs/>
                <w:color w:val="auto"/>
                <w:sz w:val="22"/>
                <w:szCs w:val="22"/>
                <w:bdr w:val="none" w:sz="0" w:space="0" w:color="auto"/>
                <w:lang w:val="ru-RU" w:eastAsia="en-US"/>
              </w:rPr>
            </w:pPr>
          </w:p>
          <w:p w14:paraId="1DE61F49" w14:textId="77777777" w:rsidR="00D57BA5" w:rsidRPr="001110B6" w:rsidRDefault="00D57BA5" w:rsidP="0079378E">
            <w:pPr>
              <w:keepNext/>
              <w:spacing w:after="0"/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Индивидуальный предприниматель</w:t>
            </w:r>
          </w:p>
          <w:p w14:paraId="204AF9BB" w14:textId="77777777" w:rsidR="00D57BA5" w:rsidRPr="001110B6" w:rsidRDefault="00D57BA5" w:rsidP="0079378E">
            <w:pPr>
              <w:keepNext/>
              <w:spacing w:after="0"/>
              <w:jc w:val="both"/>
              <w:rPr>
                <w:rFonts w:ascii="Times New Roman" w:hAnsi="Times New Roman" w:cs="Times New Roman"/>
              </w:rPr>
            </w:pPr>
          </w:p>
          <w:p w14:paraId="775B35F9" w14:textId="77777777" w:rsidR="00D57BA5" w:rsidRPr="001110B6" w:rsidRDefault="00D57BA5" w:rsidP="0079378E">
            <w:pPr>
              <w:keepNext/>
              <w:spacing w:after="0"/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__________________ / В. Ю. Попов /</w:t>
            </w:r>
          </w:p>
          <w:p w14:paraId="013296C2" w14:textId="77777777" w:rsidR="00D57BA5" w:rsidRPr="001110B6" w:rsidRDefault="00D57BA5" w:rsidP="0079378E">
            <w:pPr>
              <w:keepNext/>
              <w:spacing w:after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110B6">
              <w:rPr>
                <w:rFonts w:ascii="Times New Roman" w:hAnsi="Times New Roman" w:cs="Times New Roman"/>
              </w:rPr>
              <w:t>м.п</w:t>
            </w:r>
            <w:proofErr w:type="spellEnd"/>
            <w:r w:rsidRPr="001110B6">
              <w:rPr>
                <w:rFonts w:ascii="Times New Roman" w:hAnsi="Times New Roman" w:cs="Times New Roman"/>
              </w:rPr>
              <w:t>.</w:t>
            </w:r>
          </w:p>
        </w:tc>
      </w:tr>
      <w:tr w:rsidR="00D57BA5" w:rsidRPr="001110B6" w14:paraId="1C96FA27" w14:textId="77777777" w:rsidTr="0079378E">
        <w:trPr>
          <w:trHeight w:val="988"/>
        </w:trPr>
        <w:tc>
          <w:tcPr>
            <w:tcW w:w="4398" w:type="dxa"/>
          </w:tcPr>
          <w:p w14:paraId="60E0B000" w14:textId="77777777" w:rsidR="00D57BA5" w:rsidRPr="001110B6" w:rsidRDefault="00D57BA5" w:rsidP="0079378E">
            <w:pPr>
              <w:keepNext/>
              <w:suppressAutoHyphens/>
              <w:spacing w:after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673" w:type="dxa"/>
          </w:tcPr>
          <w:p w14:paraId="26CCDF15" w14:textId="77777777" w:rsidR="00D57BA5" w:rsidRPr="001110B6" w:rsidRDefault="00D57BA5" w:rsidP="0079378E">
            <w:pPr>
              <w:keepNext/>
              <w:suppressAutoHyphens/>
              <w:spacing w:after="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6707759E" w14:textId="77777777" w:rsidR="00D57BA5" w:rsidRPr="001110B6" w:rsidRDefault="00D57BA5" w:rsidP="00D57BA5">
      <w:pPr>
        <w:jc w:val="both"/>
        <w:rPr>
          <w:rFonts w:ascii="Times New Roman" w:hAnsi="Times New Roman" w:cs="Times New Roman"/>
          <w:b/>
          <w:color w:val="365F91" w:themeColor="accent1" w:themeShade="BF"/>
        </w:rPr>
      </w:pPr>
    </w:p>
    <w:p w14:paraId="24382B3B" w14:textId="77777777" w:rsidR="00D57BA5" w:rsidRPr="001110B6" w:rsidRDefault="00D57BA5" w:rsidP="00D57BA5">
      <w:pPr>
        <w:jc w:val="both"/>
        <w:rPr>
          <w:rFonts w:ascii="Times New Roman" w:hAnsi="Times New Roman" w:cs="Times New Roman"/>
          <w:b/>
          <w:color w:val="365F91" w:themeColor="accent1" w:themeShade="BF"/>
        </w:rPr>
      </w:pPr>
      <w:r w:rsidRPr="001110B6">
        <w:rPr>
          <w:rFonts w:ascii="Times New Roman" w:hAnsi="Times New Roman" w:cs="Times New Roman"/>
          <w:b/>
          <w:color w:val="365F91" w:themeColor="accent1" w:themeShade="BF"/>
        </w:rPr>
        <w:br w:type="page"/>
      </w:r>
    </w:p>
    <w:p w14:paraId="19DF4171" w14:textId="77777777" w:rsidR="00D57BA5" w:rsidRPr="001110B6" w:rsidRDefault="00D57BA5" w:rsidP="00D57BA5">
      <w:pPr>
        <w:spacing w:after="0"/>
        <w:jc w:val="right"/>
        <w:rPr>
          <w:rFonts w:ascii="Times New Roman" w:hAnsi="Times New Roman" w:cs="Times New Roman"/>
          <w:b/>
        </w:rPr>
      </w:pPr>
      <w:r w:rsidRPr="001110B6">
        <w:rPr>
          <w:rFonts w:ascii="Times New Roman" w:hAnsi="Times New Roman" w:cs="Times New Roman"/>
          <w:b/>
        </w:rPr>
        <w:lastRenderedPageBreak/>
        <w:t>Приложение №1</w:t>
      </w:r>
    </w:p>
    <w:p w14:paraId="24DE38B6" w14:textId="77777777" w:rsidR="00D57BA5" w:rsidRPr="001110B6" w:rsidRDefault="00D57BA5" w:rsidP="00D57BA5">
      <w:pPr>
        <w:spacing w:after="0" w:line="240" w:lineRule="auto"/>
        <w:jc w:val="right"/>
        <w:rPr>
          <w:rFonts w:ascii="Times New Roman" w:hAnsi="Times New Roman" w:cs="Times New Roman"/>
          <w:b/>
        </w:rPr>
      </w:pPr>
      <w:r w:rsidRPr="001110B6">
        <w:rPr>
          <w:rFonts w:ascii="Times New Roman" w:hAnsi="Times New Roman" w:cs="Times New Roman"/>
          <w:b/>
        </w:rPr>
        <w:t>к Рамочному договору №</w:t>
      </w:r>
      <w:r w:rsidRPr="001110B6">
        <w:rPr>
          <w:rStyle w:val="CommentReference"/>
          <w:rFonts w:ascii="Times New Roman" w:hAnsi="Times New Roman" w:cs="Times New Roman"/>
          <w:sz w:val="22"/>
          <w:szCs w:val="22"/>
        </w:rPr>
        <w:t>ИИЧ</w:t>
      </w:r>
      <w:r w:rsidRPr="001110B6">
        <w:rPr>
          <w:rFonts w:ascii="Times New Roman" w:hAnsi="Times New Roman" w:cs="Times New Roman"/>
          <w:color w:val="000000"/>
        </w:rPr>
        <w:t xml:space="preserve">Б012026 </w:t>
      </w:r>
      <w:r w:rsidRPr="001110B6">
        <w:rPr>
          <w:rFonts w:ascii="Times New Roman" w:hAnsi="Times New Roman" w:cs="Times New Roman"/>
          <w:b/>
        </w:rPr>
        <w:t>от «» января 2026 года</w:t>
      </w:r>
    </w:p>
    <w:p w14:paraId="7C325B7B" w14:textId="77777777" w:rsidR="00D57BA5" w:rsidRPr="001110B6" w:rsidRDefault="00D57BA5" w:rsidP="00D57BA5">
      <w:pPr>
        <w:spacing w:after="0" w:line="240" w:lineRule="auto"/>
        <w:jc w:val="right"/>
        <w:rPr>
          <w:rFonts w:ascii="Times New Roman" w:hAnsi="Times New Roman" w:cs="Times New Roman"/>
          <w:b/>
        </w:rPr>
      </w:pPr>
    </w:p>
    <w:p w14:paraId="32EC74D2" w14:textId="77777777" w:rsidR="00D57BA5" w:rsidRPr="001110B6" w:rsidRDefault="00D57BA5" w:rsidP="00D57BA5">
      <w:pPr>
        <w:suppressAutoHyphens/>
        <w:autoSpaceDE w:val="0"/>
        <w:spacing w:after="0"/>
        <w:jc w:val="center"/>
        <w:rPr>
          <w:rFonts w:ascii="Times New Roman" w:hAnsi="Times New Roman" w:cs="Times New Roman"/>
          <w:b/>
        </w:rPr>
      </w:pPr>
      <w:r w:rsidRPr="001110B6">
        <w:rPr>
          <w:rFonts w:ascii="Times New Roman" w:hAnsi="Times New Roman" w:cs="Times New Roman"/>
          <w:b/>
        </w:rPr>
        <w:t>ФОРМА</w:t>
      </w:r>
    </w:p>
    <w:p w14:paraId="344A6EC9" w14:textId="77777777" w:rsidR="00D57BA5" w:rsidRPr="001110B6" w:rsidRDefault="00D57BA5" w:rsidP="00D57BA5">
      <w:pPr>
        <w:suppressAutoHyphens/>
        <w:autoSpaceDE w:val="0"/>
        <w:spacing w:after="0"/>
        <w:jc w:val="center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АКТ СДАЧИ-ПРИЕМКИ УСЛУГ</w:t>
      </w:r>
    </w:p>
    <w:p w14:paraId="2688EE56" w14:textId="77777777" w:rsidR="00D57BA5" w:rsidRPr="001110B6" w:rsidRDefault="00D57BA5" w:rsidP="00D57BA5">
      <w:pPr>
        <w:suppressAutoHyphens/>
        <w:autoSpaceDE w:val="0"/>
        <w:spacing w:after="0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к Рамочному договору № ______ «___» ____________________202_ г. (далее – Договор)</w:t>
      </w:r>
    </w:p>
    <w:p w14:paraId="6E2C207F" w14:textId="77777777" w:rsidR="00D57BA5" w:rsidRPr="001110B6" w:rsidRDefault="00D57BA5" w:rsidP="00D57BA5">
      <w:pPr>
        <w:suppressAutoHyphens/>
        <w:autoSpaceDE w:val="0"/>
        <w:spacing w:after="0"/>
        <w:jc w:val="both"/>
        <w:rPr>
          <w:rFonts w:ascii="Times New Roman" w:hAnsi="Times New Roman" w:cs="Times New Roman"/>
        </w:rPr>
      </w:pPr>
    </w:p>
    <w:p w14:paraId="2DE79E60" w14:textId="77777777" w:rsidR="00D57BA5" w:rsidRPr="001110B6" w:rsidRDefault="00D57BA5" w:rsidP="00D57BA5">
      <w:pPr>
        <w:suppressAutoHyphens/>
        <w:autoSpaceDE w:val="0"/>
        <w:spacing w:after="120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 xml:space="preserve">г. Москва </w:t>
      </w:r>
      <w:r w:rsidRPr="001110B6">
        <w:rPr>
          <w:rFonts w:ascii="Times New Roman" w:hAnsi="Times New Roman" w:cs="Times New Roman"/>
        </w:rPr>
        <w:tab/>
      </w:r>
      <w:r w:rsidRPr="001110B6">
        <w:rPr>
          <w:rFonts w:ascii="Times New Roman" w:hAnsi="Times New Roman" w:cs="Times New Roman"/>
        </w:rPr>
        <w:tab/>
      </w:r>
      <w:r w:rsidRPr="001110B6">
        <w:rPr>
          <w:rFonts w:ascii="Times New Roman" w:hAnsi="Times New Roman" w:cs="Times New Roman"/>
        </w:rPr>
        <w:tab/>
      </w:r>
      <w:r w:rsidRPr="001110B6">
        <w:rPr>
          <w:rFonts w:ascii="Times New Roman" w:hAnsi="Times New Roman" w:cs="Times New Roman"/>
        </w:rPr>
        <w:tab/>
      </w:r>
      <w:r w:rsidRPr="001110B6">
        <w:rPr>
          <w:rFonts w:ascii="Times New Roman" w:hAnsi="Times New Roman" w:cs="Times New Roman"/>
        </w:rPr>
        <w:tab/>
      </w:r>
      <w:r w:rsidRPr="001110B6">
        <w:rPr>
          <w:rFonts w:ascii="Times New Roman" w:hAnsi="Times New Roman" w:cs="Times New Roman"/>
        </w:rPr>
        <w:tab/>
      </w:r>
      <w:r w:rsidRPr="001110B6">
        <w:rPr>
          <w:rFonts w:ascii="Times New Roman" w:hAnsi="Times New Roman" w:cs="Times New Roman"/>
        </w:rPr>
        <w:tab/>
      </w:r>
      <w:r w:rsidRPr="001110B6">
        <w:rPr>
          <w:rFonts w:ascii="Times New Roman" w:hAnsi="Times New Roman" w:cs="Times New Roman"/>
        </w:rPr>
        <w:tab/>
      </w:r>
      <w:r w:rsidRPr="001110B6">
        <w:rPr>
          <w:rFonts w:ascii="Times New Roman" w:eastAsia="Times New Roman" w:hAnsi="Times New Roman" w:cs="Times New Roman"/>
          <w:lang w:eastAsia="ar-SA"/>
        </w:rPr>
        <w:t>«___» ________ 202_</w:t>
      </w:r>
      <w:r w:rsidRPr="001110B6">
        <w:rPr>
          <w:rFonts w:ascii="Times New Roman" w:hAnsi="Times New Roman" w:cs="Times New Roman"/>
        </w:rPr>
        <w:t xml:space="preserve"> г.</w:t>
      </w:r>
    </w:p>
    <w:p w14:paraId="29B3947B" w14:textId="77777777" w:rsidR="00D57BA5" w:rsidRPr="001110B6" w:rsidRDefault="00D57BA5" w:rsidP="00D57BA5">
      <w:pPr>
        <w:widowControl w:val="0"/>
        <w:suppressAutoHyphens/>
        <w:autoSpaceDE w:val="0"/>
        <w:spacing w:after="0"/>
        <w:jc w:val="both"/>
        <w:rPr>
          <w:rFonts w:ascii="Times New Roman" w:hAnsi="Times New Roman" w:cs="Times New Roman"/>
        </w:rPr>
      </w:pPr>
    </w:p>
    <w:p w14:paraId="6953F0B9" w14:textId="77777777" w:rsidR="00D57BA5" w:rsidRPr="001110B6" w:rsidRDefault="00D57BA5" w:rsidP="00D57BA5">
      <w:pPr>
        <w:widowControl w:val="0"/>
        <w:suppressAutoHyphens/>
        <w:autoSpaceDE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 xml:space="preserve">Благотворительный фонд «Вклад в будущее», именуемый в дальнейшем «Заказчик», в лице Исполнительного директора </w:t>
      </w:r>
      <w:proofErr w:type="spellStart"/>
      <w:r w:rsidRPr="001110B6">
        <w:rPr>
          <w:rFonts w:ascii="Times New Roman" w:hAnsi="Times New Roman" w:cs="Times New Roman"/>
        </w:rPr>
        <w:t>Положевца</w:t>
      </w:r>
      <w:proofErr w:type="spellEnd"/>
      <w:r w:rsidRPr="001110B6">
        <w:rPr>
          <w:rFonts w:ascii="Times New Roman" w:hAnsi="Times New Roman" w:cs="Times New Roman"/>
        </w:rPr>
        <w:t xml:space="preserve"> Петра Григорьевича, действующего на основании Устава, с одной стороны, и </w:t>
      </w:r>
    </w:p>
    <w:p w14:paraId="5446D255" w14:textId="77777777" w:rsidR="00D57BA5" w:rsidRPr="001110B6" w:rsidRDefault="00D57BA5" w:rsidP="00D57BA5">
      <w:pPr>
        <w:widowControl w:val="0"/>
        <w:suppressAutoHyphens/>
        <w:autoSpaceDE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  <w:b/>
        </w:rPr>
        <w:t>Индивидуальный предприниматель Попов Владимир Юрьевич (ОГРНИП 313774634501977),</w:t>
      </w:r>
      <w:r w:rsidRPr="001110B6" w:rsidDel="001E5323">
        <w:rPr>
          <w:rFonts w:ascii="Times New Roman" w:hAnsi="Times New Roman" w:cs="Times New Roman"/>
          <w:b/>
          <w:color w:val="EE0000"/>
        </w:rPr>
        <w:t xml:space="preserve"> </w:t>
      </w:r>
      <w:r w:rsidRPr="001110B6">
        <w:rPr>
          <w:rFonts w:ascii="Times New Roman" w:hAnsi="Times New Roman" w:cs="Times New Roman"/>
        </w:rPr>
        <w:t xml:space="preserve">именуемое в дальнейшем «Исполнитель», </w:t>
      </w:r>
      <w:r w:rsidRPr="001110B6">
        <w:rPr>
          <w:rFonts w:ascii="Times New Roman" w:hAnsi="Times New Roman" w:cs="Times New Roman"/>
          <w:spacing w:val="-5"/>
        </w:rPr>
        <w:t xml:space="preserve">далее совместно именуемые «Стороны», </w:t>
      </w:r>
      <w:r w:rsidRPr="001110B6">
        <w:rPr>
          <w:rFonts w:ascii="Times New Roman" w:hAnsi="Times New Roman" w:cs="Times New Roman"/>
        </w:rPr>
        <w:t>составили настоящий акт о нижеследующем.</w:t>
      </w:r>
    </w:p>
    <w:p w14:paraId="3BFFDAA6" w14:textId="77777777" w:rsidR="00D57BA5" w:rsidRPr="001110B6" w:rsidRDefault="00D57BA5" w:rsidP="00D57BA5">
      <w:pPr>
        <w:spacing w:after="0" w:line="240" w:lineRule="auto"/>
        <w:ind w:firstLine="706"/>
        <w:jc w:val="both"/>
        <w:rPr>
          <w:rFonts w:ascii="Times New Roman" w:hAnsi="Times New Roman" w:cs="Times New Roman"/>
          <w:shd w:val="clear" w:color="auto" w:fill="FFFFFF"/>
        </w:rPr>
      </w:pPr>
      <w:r w:rsidRPr="001110B6">
        <w:rPr>
          <w:rFonts w:ascii="Times New Roman" w:hAnsi="Times New Roman" w:cs="Times New Roman"/>
        </w:rPr>
        <w:t>1. В соответствии с Договором и Техническим заданием, являющимся Приложением № __ к Договору, в рамках этапа ____ (при наличии), Исполнитель оказал Услуги ______________________________</w:t>
      </w:r>
      <w:r w:rsidRPr="001110B6">
        <w:rPr>
          <w:rFonts w:ascii="Times New Roman" w:hAnsi="Times New Roman" w:cs="Times New Roman"/>
          <w:shd w:val="clear" w:color="auto" w:fill="FFFFFF"/>
        </w:rPr>
        <w:t xml:space="preserve">. </w:t>
      </w:r>
      <w:r w:rsidRPr="001110B6">
        <w:rPr>
          <w:rFonts w:ascii="Times New Roman" w:eastAsia="Times New Roman" w:hAnsi="Times New Roman" w:cs="Times New Roman"/>
          <w:shd w:val="clear" w:color="auto" w:fill="FFFFFF"/>
          <w:lang w:eastAsia="ar-SA"/>
        </w:rPr>
        <w:t>Результат</w:t>
      </w:r>
      <w:r w:rsidRPr="001110B6">
        <w:rPr>
          <w:rFonts w:ascii="Times New Roman" w:hAnsi="Times New Roman" w:cs="Times New Roman"/>
          <w:shd w:val="clear" w:color="auto" w:fill="FFFFFF"/>
        </w:rPr>
        <w:t xml:space="preserve"> оказанных Услуг: </w:t>
      </w:r>
      <w:r w:rsidRPr="001110B6">
        <w:rPr>
          <w:rFonts w:ascii="Times New Roman" w:eastAsia="Times New Roman" w:hAnsi="Times New Roman" w:cs="Times New Roman"/>
          <w:shd w:val="clear" w:color="auto" w:fill="FFFFFF"/>
          <w:lang w:eastAsia="ar-SA"/>
        </w:rPr>
        <w:t>______________________.</w:t>
      </w:r>
    </w:p>
    <w:p w14:paraId="6173EEFD" w14:textId="77777777" w:rsidR="00D57BA5" w:rsidRPr="001110B6" w:rsidRDefault="00D57BA5" w:rsidP="00D57BA5">
      <w:pPr>
        <w:suppressAutoHyphens/>
        <w:autoSpaceDE w:val="0"/>
        <w:spacing w:after="0" w:line="240" w:lineRule="auto"/>
        <w:ind w:firstLine="706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2. Фактическое качество оказанных Услуг соответствует/не соответствует требованиям Договора и Технического задания: __________________________________. Стороны взаимных претензий по исполнению Договора и Технического задания друг к другу не имеют/имеют.</w:t>
      </w:r>
    </w:p>
    <w:p w14:paraId="37A45433" w14:textId="77777777" w:rsidR="00D57BA5" w:rsidRPr="001110B6" w:rsidRDefault="00D57BA5" w:rsidP="00D57BA5">
      <w:pPr>
        <w:suppressAutoHyphens/>
        <w:autoSpaceDE w:val="0"/>
        <w:spacing w:after="0" w:line="240" w:lineRule="auto"/>
        <w:ind w:firstLine="706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 xml:space="preserve">3. Услуги согласно Договору и Техническому заданию, должны быть оказаны: «___» __________ </w:t>
      </w:r>
      <w:r w:rsidRPr="001110B6">
        <w:rPr>
          <w:rFonts w:ascii="Times New Roman" w:eastAsia="Times New Roman" w:hAnsi="Times New Roman" w:cs="Times New Roman"/>
          <w:lang w:eastAsia="ar-SA"/>
        </w:rPr>
        <w:t>202_</w:t>
      </w:r>
      <w:r w:rsidRPr="001110B6">
        <w:rPr>
          <w:rFonts w:ascii="Times New Roman" w:hAnsi="Times New Roman" w:cs="Times New Roman"/>
        </w:rPr>
        <w:t xml:space="preserve"> г., фактически оказаны «____» __________ </w:t>
      </w:r>
      <w:r w:rsidRPr="001110B6">
        <w:rPr>
          <w:rFonts w:ascii="Times New Roman" w:eastAsia="Times New Roman" w:hAnsi="Times New Roman" w:cs="Times New Roman"/>
          <w:lang w:eastAsia="ar-SA"/>
        </w:rPr>
        <w:t>202_</w:t>
      </w:r>
      <w:r w:rsidRPr="001110B6">
        <w:rPr>
          <w:rFonts w:ascii="Times New Roman" w:hAnsi="Times New Roman" w:cs="Times New Roman"/>
        </w:rPr>
        <w:t xml:space="preserve"> г.</w:t>
      </w:r>
    </w:p>
    <w:p w14:paraId="363EFEC5" w14:textId="77777777" w:rsidR="00D57BA5" w:rsidRPr="001110B6" w:rsidRDefault="00D57BA5" w:rsidP="00D57BA5">
      <w:pPr>
        <w:suppressAutoHyphens/>
        <w:autoSpaceDE w:val="0"/>
        <w:spacing w:after="0" w:line="240" w:lineRule="auto"/>
        <w:ind w:firstLine="706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4. Стоимость услуг составляет _______________рублей __ копеек, НДС не облагается на основании применения Исполнителем Автоматизированной упрощенной системы налогообложения.</w:t>
      </w:r>
    </w:p>
    <w:p w14:paraId="29C0A808" w14:textId="77777777" w:rsidR="00D57BA5" w:rsidRPr="001110B6" w:rsidRDefault="00D57BA5" w:rsidP="00D57BA5">
      <w:pPr>
        <w:suppressAutoHyphens/>
        <w:autoSpaceDE w:val="0"/>
        <w:spacing w:after="0" w:line="240" w:lineRule="auto"/>
        <w:ind w:firstLine="706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5. Настоящий акт составлен в двух экземплярах, имеющих одинаковую юридическую силу, по одному экземпляру для каждой из Сторон.</w:t>
      </w:r>
    </w:p>
    <w:p w14:paraId="5EFAF3ED" w14:textId="77777777" w:rsidR="00D57BA5" w:rsidRPr="001110B6" w:rsidRDefault="00D57BA5" w:rsidP="00D57BA5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</w:rPr>
      </w:pPr>
    </w:p>
    <w:p w14:paraId="5C6CADB4" w14:textId="77777777" w:rsidR="00D57BA5" w:rsidRPr="001110B6" w:rsidRDefault="00D57BA5" w:rsidP="00D57BA5">
      <w:pPr>
        <w:suppressAutoHyphens/>
        <w:autoSpaceDE w:val="0"/>
        <w:spacing w:after="0" w:line="240" w:lineRule="auto"/>
        <w:ind w:firstLine="706"/>
        <w:jc w:val="both"/>
        <w:rPr>
          <w:rFonts w:ascii="Times New Roman" w:hAnsi="Times New Roman" w:cs="Times New Roman"/>
        </w:rPr>
      </w:pPr>
    </w:p>
    <w:p w14:paraId="5050ADBA" w14:textId="77777777" w:rsidR="00D57BA5" w:rsidRPr="001110B6" w:rsidRDefault="00D57BA5" w:rsidP="00D57BA5">
      <w:pPr>
        <w:suppressAutoHyphens/>
        <w:autoSpaceDE w:val="0"/>
        <w:spacing w:after="0" w:line="240" w:lineRule="auto"/>
        <w:ind w:firstLine="706"/>
        <w:jc w:val="both"/>
        <w:rPr>
          <w:rFonts w:ascii="Times New Roman" w:hAnsi="Times New Roman" w:cs="Times New Roman"/>
        </w:rPr>
      </w:pPr>
    </w:p>
    <w:p w14:paraId="4225A285" w14:textId="77777777" w:rsidR="00D57BA5" w:rsidRPr="001110B6" w:rsidRDefault="00D57BA5" w:rsidP="00D57BA5">
      <w:pPr>
        <w:suppressAutoHyphens/>
        <w:autoSpaceDE w:val="0"/>
        <w:spacing w:after="0" w:line="240" w:lineRule="auto"/>
        <w:ind w:firstLine="706"/>
        <w:jc w:val="both"/>
        <w:rPr>
          <w:rFonts w:ascii="Times New Roman" w:hAnsi="Times New Roman" w:cs="Times New Roman"/>
        </w:rPr>
      </w:pPr>
    </w:p>
    <w:tbl>
      <w:tblPr>
        <w:tblW w:w="9370" w:type="dxa"/>
        <w:tblInd w:w="-10" w:type="dxa"/>
        <w:tblLayout w:type="fixed"/>
        <w:tblLook w:val="0000" w:firstRow="0" w:lastRow="0" w:firstColumn="0" w:lastColumn="0" w:noHBand="0" w:noVBand="0"/>
      </w:tblPr>
      <w:tblGrid>
        <w:gridCol w:w="4888"/>
        <w:gridCol w:w="4482"/>
      </w:tblGrid>
      <w:tr w:rsidR="00D57BA5" w:rsidRPr="001110B6" w14:paraId="2BE9CD19" w14:textId="77777777" w:rsidTr="0079378E">
        <w:tc>
          <w:tcPr>
            <w:tcW w:w="4888" w:type="dxa"/>
          </w:tcPr>
          <w:p w14:paraId="38D89C03" w14:textId="77777777" w:rsidR="00D57BA5" w:rsidRPr="001110B6" w:rsidRDefault="00D57BA5" w:rsidP="0079378E">
            <w:pPr>
              <w:widowControl w:val="0"/>
              <w:suppressAutoHyphens/>
              <w:snapToGri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kern w:val="1"/>
              </w:rPr>
            </w:pPr>
            <w:r w:rsidRPr="001110B6">
              <w:rPr>
                <w:rFonts w:ascii="Times New Roman" w:hAnsi="Times New Roman" w:cs="Times New Roman"/>
                <w:kern w:val="1"/>
              </w:rPr>
              <w:br w:type="page"/>
            </w:r>
            <w:r w:rsidRPr="001110B6">
              <w:rPr>
                <w:rFonts w:ascii="Times New Roman" w:hAnsi="Times New Roman" w:cs="Times New Roman"/>
                <w:b/>
                <w:kern w:val="1"/>
              </w:rPr>
              <w:t>Заказчик:</w:t>
            </w:r>
          </w:p>
          <w:p w14:paraId="68E5F4CE" w14:textId="77777777" w:rsidR="00D57BA5" w:rsidRPr="001110B6" w:rsidRDefault="00D57BA5" w:rsidP="0079378E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1110B6">
              <w:rPr>
                <w:rFonts w:ascii="Times New Roman" w:hAnsi="Times New Roman" w:cs="Times New Roman"/>
                <w:b/>
              </w:rPr>
              <w:t>_____________</w:t>
            </w:r>
          </w:p>
        </w:tc>
        <w:tc>
          <w:tcPr>
            <w:tcW w:w="4482" w:type="dxa"/>
          </w:tcPr>
          <w:p w14:paraId="58ED7B3F" w14:textId="77777777" w:rsidR="00D57BA5" w:rsidRPr="001110B6" w:rsidRDefault="00D57BA5" w:rsidP="007937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1110B6">
              <w:rPr>
                <w:rFonts w:ascii="Times New Roman" w:hAnsi="Times New Roman" w:cs="Times New Roman"/>
                <w:b/>
              </w:rPr>
              <w:t>Исполнитель:</w:t>
            </w:r>
          </w:p>
          <w:p w14:paraId="299DF5C2" w14:textId="77777777" w:rsidR="00D57BA5" w:rsidRPr="001110B6" w:rsidRDefault="00D57BA5" w:rsidP="0079378E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b/>
                <w:spacing w:val="-5"/>
              </w:rPr>
            </w:pPr>
            <w:r w:rsidRPr="001110B6">
              <w:rPr>
                <w:rFonts w:ascii="Times New Roman" w:hAnsi="Times New Roman" w:cs="Times New Roman"/>
                <w:spacing w:val="-5"/>
              </w:rPr>
              <w:t>__________________________</w:t>
            </w:r>
          </w:p>
        </w:tc>
      </w:tr>
    </w:tbl>
    <w:p w14:paraId="436E05B5" w14:textId="77777777" w:rsidR="00D57BA5" w:rsidRPr="001110B6" w:rsidRDefault="00D57BA5" w:rsidP="00D57BA5">
      <w:pPr>
        <w:suppressAutoHyphens/>
        <w:autoSpaceDE w:val="0"/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ar-SA"/>
        </w:rPr>
      </w:pPr>
    </w:p>
    <w:p w14:paraId="6EDDD17C" w14:textId="77777777" w:rsidR="00D57BA5" w:rsidRPr="001110B6" w:rsidRDefault="00D57BA5" w:rsidP="00D57BA5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1110B6">
        <w:rPr>
          <w:rFonts w:ascii="Times New Roman" w:hAnsi="Times New Roman" w:cs="Times New Roman"/>
          <w:b/>
        </w:rPr>
        <w:t>Форму акта утверждаем:</w:t>
      </w:r>
    </w:p>
    <w:p w14:paraId="4EBA6EFE" w14:textId="77777777" w:rsidR="00D57BA5" w:rsidRPr="001110B6" w:rsidRDefault="00D57BA5" w:rsidP="00D57BA5">
      <w:pPr>
        <w:suppressAutoHyphens/>
        <w:autoSpaceDE w:val="0"/>
        <w:spacing w:after="0" w:line="240" w:lineRule="auto"/>
        <w:jc w:val="both"/>
        <w:rPr>
          <w:rFonts w:ascii="Times New Roman" w:hAnsi="Times New Roman" w:cs="Times New Roman"/>
          <w:b/>
        </w:rPr>
      </w:pPr>
    </w:p>
    <w:tbl>
      <w:tblPr>
        <w:tblW w:w="9370" w:type="dxa"/>
        <w:tblInd w:w="-10" w:type="dxa"/>
        <w:tblLayout w:type="fixed"/>
        <w:tblLook w:val="0000" w:firstRow="0" w:lastRow="0" w:firstColumn="0" w:lastColumn="0" w:noHBand="0" w:noVBand="0"/>
      </w:tblPr>
      <w:tblGrid>
        <w:gridCol w:w="4888"/>
        <w:gridCol w:w="4482"/>
      </w:tblGrid>
      <w:tr w:rsidR="00D57BA5" w:rsidRPr="001110B6" w14:paraId="4C8B02F8" w14:textId="77777777" w:rsidTr="0079378E">
        <w:tc>
          <w:tcPr>
            <w:tcW w:w="4888" w:type="dxa"/>
          </w:tcPr>
          <w:p w14:paraId="6140E428" w14:textId="77777777" w:rsidR="00D57BA5" w:rsidRPr="001110B6" w:rsidRDefault="00D57BA5" w:rsidP="0079378E">
            <w:pPr>
              <w:widowControl w:val="0"/>
              <w:suppressAutoHyphens/>
              <w:snapToGri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kern w:val="1"/>
              </w:rPr>
            </w:pPr>
            <w:r w:rsidRPr="001110B6">
              <w:rPr>
                <w:rFonts w:ascii="Times New Roman" w:hAnsi="Times New Roman" w:cs="Times New Roman"/>
                <w:kern w:val="1"/>
              </w:rPr>
              <w:br w:type="page"/>
            </w:r>
            <w:r w:rsidRPr="001110B6">
              <w:rPr>
                <w:rFonts w:ascii="Times New Roman" w:hAnsi="Times New Roman" w:cs="Times New Roman"/>
                <w:b/>
                <w:kern w:val="1"/>
              </w:rPr>
              <w:t>Заказчик:</w:t>
            </w:r>
          </w:p>
          <w:p w14:paraId="117DC33A" w14:textId="77777777" w:rsidR="00D57BA5" w:rsidRPr="001110B6" w:rsidRDefault="00D57BA5" w:rsidP="0079378E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proofErr w:type="spellStart"/>
            <w:r w:rsidRPr="001110B6">
              <w:rPr>
                <w:rFonts w:ascii="Times New Roman" w:hAnsi="Times New Roman" w:cs="Times New Roman"/>
                <w:b/>
              </w:rPr>
              <w:t>Благотворител</w:t>
            </w:r>
            <w:proofErr w:type="spellEnd"/>
          </w:p>
          <w:p w14:paraId="20B742BE" w14:textId="77777777" w:rsidR="00D57BA5" w:rsidRPr="001110B6" w:rsidRDefault="00D57BA5" w:rsidP="0079378E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proofErr w:type="spellStart"/>
            <w:r w:rsidRPr="001110B6">
              <w:rPr>
                <w:rFonts w:ascii="Times New Roman" w:hAnsi="Times New Roman" w:cs="Times New Roman"/>
                <w:b/>
              </w:rPr>
              <w:t>ьный</w:t>
            </w:r>
            <w:proofErr w:type="spellEnd"/>
            <w:r w:rsidRPr="001110B6">
              <w:rPr>
                <w:rFonts w:ascii="Times New Roman" w:hAnsi="Times New Roman" w:cs="Times New Roman"/>
                <w:b/>
              </w:rPr>
              <w:t xml:space="preserve"> фонд «Вклад в будущее</w:t>
            </w:r>
          </w:p>
          <w:p w14:paraId="31882F1E" w14:textId="77777777" w:rsidR="00D57BA5" w:rsidRPr="001110B6" w:rsidRDefault="00D57BA5" w:rsidP="0079378E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50845F4C" w14:textId="77777777" w:rsidR="00D57BA5" w:rsidRPr="001110B6" w:rsidRDefault="00D57BA5" w:rsidP="0079378E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0148D8CE" w14:textId="77777777" w:rsidR="00D57BA5" w:rsidRPr="001110B6" w:rsidRDefault="00D57BA5" w:rsidP="0079378E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Исполнительный директор</w:t>
            </w:r>
          </w:p>
          <w:p w14:paraId="62B2036B" w14:textId="77777777" w:rsidR="00D57BA5" w:rsidRPr="001110B6" w:rsidRDefault="00D57BA5" w:rsidP="0079378E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 xml:space="preserve">______________ /П.Г. </w:t>
            </w:r>
            <w:proofErr w:type="spellStart"/>
            <w:r w:rsidRPr="001110B6">
              <w:rPr>
                <w:rFonts w:ascii="Times New Roman" w:hAnsi="Times New Roman" w:cs="Times New Roman"/>
              </w:rPr>
              <w:t>Положевец</w:t>
            </w:r>
            <w:proofErr w:type="spellEnd"/>
            <w:r w:rsidRPr="001110B6">
              <w:rPr>
                <w:rFonts w:ascii="Times New Roman" w:hAnsi="Times New Roman" w:cs="Times New Roman"/>
              </w:rPr>
              <w:t xml:space="preserve">/ </w:t>
            </w:r>
          </w:p>
          <w:p w14:paraId="6239FCA2" w14:textId="77777777" w:rsidR="00D57BA5" w:rsidRPr="001110B6" w:rsidRDefault="00D57BA5" w:rsidP="0079378E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hAnsi="Times New Roman" w:cs="Times New Roman"/>
                <w:kern w:val="1"/>
              </w:rPr>
            </w:pPr>
            <w:r w:rsidRPr="001110B6">
              <w:rPr>
                <w:rFonts w:ascii="Times New Roman" w:hAnsi="Times New Roman" w:cs="Times New Roman"/>
                <w:kern w:val="1"/>
              </w:rPr>
              <w:t xml:space="preserve"> </w:t>
            </w:r>
            <w:proofErr w:type="spellStart"/>
            <w:r w:rsidRPr="001110B6">
              <w:rPr>
                <w:rFonts w:ascii="Times New Roman" w:hAnsi="Times New Roman" w:cs="Times New Roman"/>
                <w:kern w:val="1"/>
              </w:rPr>
              <w:t>м.п</w:t>
            </w:r>
            <w:proofErr w:type="spellEnd"/>
            <w:r w:rsidRPr="001110B6">
              <w:rPr>
                <w:rFonts w:ascii="Times New Roman" w:hAnsi="Times New Roman" w:cs="Times New Roman"/>
                <w:kern w:val="1"/>
              </w:rPr>
              <w:t>.</w:t>
            </w:r>
          </w:p>
        </w:tc>
        <w:tc>
          <w:tcPr>
            <w:tcW w:w="4482" w:type="dxa"/>
          </w:tcPr>
          <w:p w14:paraId="659DB335" w14:textId="77777777" w:rsidR="00D57BA5" w:rsidRPr="001110B6" w:rsidRDefault="00D57BA5" w:rsidP="007937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1110B6">
              <w:rPr>
                <w:rFonts w:ascii="Times New Roman" w:hAnsi="Times New Roman" w:cs="Times New Roman"/>
                <w:b/>
              </w:rPr>
              <w:t>Исполнитель:</w:t>
            </w:r>
          </w:p>
          <w:p w14:paraId="6DF0E8B8" w14:textId="77777777" w:rsidR="00D57BA5" w:rsidRPr="001110B6" w:rsidRDefault="00D57BA5" w:rsidP="0079378E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jc w:val="both"/>
              <w:rPr>
                <w:rFonts w:ascii="Times New Roman" w:hAnsi="Times New Roman" w:cs="Times New Roman"/>
                <w:u w:color="000000"/>
              </w:rPr>
            </w:pPr>
            <w:r w:rsidRPr="001110B6">
              <w:rPr>
                <w:rFonts w:ascii="Times New Roman" w:hAnsi="Times New Roman" w:cs="Times New Roman"/>
                <w:u w:color="000000"/>
              </w:rPr>
              <w:t>Индивидуальный предприниматель Попов Владимир Юрьевич</w:t>
            </w:r>
          </w:p>
          <w:p w14:paraId="4E1CCD55" w14:textId="77777777" w:rsidR="00D57BA5" w:rsidRPr="001110B6" w:rsidRDefault="00D57BA5" w:rsidP="0079378E">
            <w:pPr>
              <w:keepNext/>
              <w:spacing w:after="0"/>
              <w:jc w:val="both"/>
              <w:rPr>
                <w:rFonts w:ascii="Times New Roman" w:hAnsi="Times New Roman" w:cs="Times New Roman"/>
              </w:rPr>
            </w:pPr>
          </w:p>
          <w:p w14:paraId="41FE24B3" w14:textId="77777777" w:rsidR="00D57BA5" w:rsidRPr="001110B6" w:rsidRDefault="00D57BA5" w:rsidP="0079378E">
            <w:pPr>
              <w:keepNext/>
              <w:spacing w:after="0"/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Индивидуальный предприниматель</w:t>
            </w:r>
          </w:p>
          <w:p w14:paraId="4DD2B34E" w14:textId="77777777" w:rsidR="00D57BA5" w:rsidRPr="001110B6" w:rsidRDefault="00D57BA5" w:rsidP="0079378E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ar-SA"/>
              </w:rPr>
            </w:pPr>
            <w:r w:rsidRPr="001110B6">
              <w:rPr>
                <w:rFonts w:ascii="Times New Roman" w:eastAsia="Times New Roman" w:hAnsi="Times New Roman" w:cs="Times New Roman"/>
                <w:lang w:eastAsia="ar-SA"/>
              </w:rPr>
              <w:t>_________________/</w:t>
            </w:r>
            <w:r w:rsidRPr="001110B6">
              <w:rPr>
                <w:rFonts w:ascii="Times New Roman" w:hAnsi="Times New Roman" w:cs="Times New Roman"/>
              </w:rPr>
              <w:t>В. Ю. Попов</w:t>
            </w:r>
            <w:r w:rsidRPr="001110B6">
              <w:rPr>
                <w:rFonts w:ascii="Times New Roman" w:eastAsia="Times New Roman" w:hAnsi="Times New Roman" w:cs="Times New Roman"/>
                <w:lang w:eastAsia="ar-SA"/>
              </w:rPr>
              <w:t xml:space="preserve"> /</w:t>
            </w:r>
          </w:p>
          <w:p w14:paraId="27358DBB" w14:textId="77777777" w:rsidR="00D57BA5" w:rsidRPr="001110B6" w:rsidRDefault="00D57BA5" w:rsidP="0079378E">
            <w:pPr>
              <w:suppressAutoHyphens/>
              <w:snapToGrid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110B6">
              <w:rPr>
                <w:rFonts w:ascii="Times New Roman" w:hAnsi="Times New Roman" w:cs="Times New Roman"/>
              </w:rPr>
              <w:t>м.п</w:t>
            </w:r>
            <w:proofErr w:type="spellEnd"/>
            <w:r w:rsidRPr="001110B6">
              <w:rPr>
                <w:rFonts w:ascii="Times New Roman" w:hAnsi="Times New Roman" w:cs="Times New Roman"/>
              </w:rPr>
              <w:t>.</w:t>
            </w:r>
          </w:p>
        </w:tc>
      </w:tr>
    </w:tbl>
    <w:p w14:paraId="3DD066E5" w14:textId="77777777" w:rsidR="00E94F32" w:rsidRPr="001110B6" w:rsidRDefault="00E94F32" w:rsidP="00E94F32">
      <w:pPr>
        <w:jc w:val="right"/>
        <w:rPr>
          <w:rFonts w:ascii="Times New Roman" w:hAnsi="Times New Roman" w:cs="Times New Roman"/>
          <w:b/>
        </w:rPr>
      </w:pPr>
      <w:r w:rsidRPr="001110B6">
        <w:rPr>
          <w:rFonts w:ascii="Times New Roman" w:hAnsi="Times New Roman" w:cs="Times New Roman"/>
          <w:b/>
        </w:rPr>
        <w:t>Приложение № 2</w:t>
      </w:r>
    </w:p>
    <w:p w14:paraId="7F083116" w14:textId="77777777" w:rsidR="00E94F32" w:rsidRPr="001110B6" w:rsidRDefault="00E94F32" w:rsidP="00E94F32">
      <w:pPr>
        <w:jc w:val="center"/>
        <w:rPr>
          <w:rFonts w:ascii="Times New Roman" w:hAnsi="Times New Roman" w:cs="Times New Roman"/>
          <w:b/>
        </w:rPr>
      </w:pPr>
    </w:p>
    <w:p w14:paraId="78501E49" w14:textId="77777777" w:rsidR="00E94F32" w:rsidRPr="001110B6" w:rsidRDefault="00E94F32" w:rsidP="00E94F32">
      <w:pPr>
        <w:jc w:val="right"/>
        <w:rPr>
          <w:rFonts w:ascii="Times New Roman" w:hAnsi="Times New Roman" w:cs="Times New Roman"/>
          <w:b/>
        </w:rPr>
      </w:pPr>
      <w:r w:rsidRPr="001110B6">
        <w:rPr>
          <w:rFonts w:ascii="Times New Roman" w:hAnsi="Times New Roman" w:cs="Times New Roman"/>
          <w:b/>
        </w:rPr>
        <w:t xml:space="preserve">к Рамочному договору </w:t>
      </w:r>
      <w:r w:rsidRPr="001110B6">
        <w:rPr>
          <w:rStyle w:val="CommentReference"/>
          <w:rFonts w:ascii="Times New Roman" w:hAnsi="Times New Roman" w:cs="Times New Roman"/>
          <w:sz w:val="22"/>
          <w:szCs w:val="22"/>
        </w:rPr>
        <w:t>ИИЧ</w:t>
      </w:r>
      <w:r w:rsidRPr="001110B6">
        <w:rPr>
          <w:rFonts w:ascii="Times New Roman" w:hAnsi="Times New Roman" w:cs="Times New Roman"/>
          <w:color w:val="000000"/>
        </w:rPr>
        <w:t xml:space="preserve">Б012026 </w:t>
      </w:r>
      <w:r w:rsidRPr="001110B6">
        <w:rPr>
          <w:rFonts w:ascii="Times New Roman" w:hAnsi="Times New Roman" w:cs="Times New Roman"/>
          <w:b/>
        </w:rPr>
        <w:t>от «29» Января 2026 года</w:t>
      </w:r>
    </w:p>
    <w:p w14:paraId="39A76F63" w14:textId="77777777" w:rsidR="00E94F32" w:rsidRPr="001110B6" w:rsidRDefault="00E94F32" w:rsidP="00E94F32">
      <w:pPr>
        <w:jc w:val="both"/>
        <w:rPr>
          <w:rFonts w:ascii="Times New Roman" w:hAnsi="Times New Roman" w:cs="Times New Roman"/>
          <w:b/>
        </w:rPr>
      </w:pPr>
    </w:p>
    <w:p w14:paraId="67690619" w14:textId="77777777" w:rsidR="00E94F32" w:rsidRPr="001110B6" w:rsidRDefault="00E94F32" w:rsidP="00E94F32">
      <w:pPr>
        <w:jc w:val="center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  <w:b/>
          <w:bCs/>
        </w:rPr>
        <w:t>Техническое задание</w:t>
      </w:r>
      <w:r w:rsidRPr="001110B6">
        <w:rPr>
          <w:rFonts w:ascii="Times New Roman" w:hAnsi="Times New Roman" w:cs="Times New Roman"/>
          <w:b/>
          <w:bCs/>
        </w:rPr>
        <w:br/>
      </w:r>
    </w:p>
    <w:p w14:paraId="431BE4D1" w14:textId="77777777" w:rsidR="00E94F32" w:rsidRPr="001110B6" w:rsidRDefault="00E94F32" w:rsidP="00E94F32">
      <w:pPr>
        <w:numPr>
          <w:ilvl w:val="0"/>
          <w:numId w:val="2"/>
        </w:numPr>
        <w:spacing w:after="0" w:line="259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lang w:eastAsia="ru-RU"/>
        </w:rPr>
      </w:pPr>
      <w:r w:rsidRPr="001110B6">
        <w:rPr>
          <w:rFonts w:ascii="Times New Roman" w:eastAsia="Times New Roman" w:hAnsi="Times New Roman" w:cs="Times New Roman"/>
          <w:bCs/>
          <w:color w:val="000000" w:themeColor="text1"/>
          <w:lang w:eastAsia="ru-RU"/>
        </w:rPr>
        <w:t>Предмет: Исполнитель обязуется оказать Заказчику Услуги по р</w:t>
      </w:r>
      <w:r w:rsidRPr="001110B6">
        <w:rPr>
          <w:rFonts w:ascii="Times New Roman" w:eastAsia="Times New Roman" w:hAnsi="Times New Roman" w:cs="Times New Roman"/>
        </w:rPr>
        <w:t>азработке, внедрению и запуске в промышленную эксплуатацию сервиса «</w:t>
      </w:r>
      <w:r w:rsidRPr="001110B6">
        <w:rPr>
          <w:rFonts w:ascii="Times New Roman" w:hAnsi="Times New Roman" w:cs="Times New Roman"/>
        </w:rPr>
        <w:t>ИИ-агент-чат-бот для портала Фонда</w:t>
      </w:r>
      <w:r w:rsidRPr="001110B6">
        <w:rPr>
          <w:rFonts w:ascii="Times New Roman" w:eastAsia="Times New Roman" w:hAnsi="Times New Roman" w:cs="Times New Roman"/>
        </w:rPr>
        <w:t>» — веб-чат-бота, встроенного в главную страницу портала Благотворительного фонда «Вклад в будущее» «</w:t>
      </w:r>
      <w:proofErr w:type="spellStart"/>
      <w:r w:rsidRPr="001110B6">
        <w:rPr>
          <w:rFonts w:ascii="Times New Roman" w:eastAsia="Times New Roman" w:hAnsi="Times New Roman" w:cs="Times New Roman"/>
          <w:lang w:val="en-US"/>
        </w:rPr>
        <w:t>vbudushee</w:t>
      </w:r>
      <w:proofErr w:type="spellEnd"/>
      <w:r w:rsidRPr="001110B6">
        <w:rPr>
          <w:rFonts w:ascii="Times New Roman" w:eastAsia="Times New Roman" w:hAnsi="Times New Roman" w:cs="Times New Roman"/>
        </w:rPr>
        <w:t>.</w:t>
      </w:r>
      <w:proofErr w:type="spellStart"/>
      <w:r w:rsidRPr="001110B6">
        <w:rPr>
          <w:rFonts w:ascii="Times New Roman" w:eastAsia="Times New Roman" w:hAnsi="Times New Roman" w:cs="Times New Roman"/>
          <w:lang w:val="en-US"/>
        </w:rPr>
        <w:t>ru</w:t>
      </w:r>
      <w:proofErr w:type="spellEnd"/>
      <w:r w:rsidRPr="001110B6">
        <w:rPr>
          <w:rFonts w:ascii="Times New Roman" w:eastAsia="Times New Roman" w:hAnsi="Times New Roman" w:cs="Times New Roman"/>
        </w:rPr>
        <w:t xml:space="preserve">». Сервис обеспечивает быстрые и понятные ответы на вопросы посетителей по материалам и информационным ресурсам Фонда с обязательным указанием источников, интеграцией с </w:t>
      </w:r>
      <w:proofErr w:type="spellStart"/>
      <w:r w:rsidRPr="001110B6">
        <w:rPr>
          <w:rFonts w:ascii="Times New Roman" w:eastAsia="Times New Roman" w:hAnsi="Times New Roman" w:cs="Times New Roman"/>
          <w:lang w:val="en-US"/>
        </w:rPr>
        <w:t>GigaChat</w:t>
      </w:r>
      <w:proofErr w:type="spellEnd"/>
      <w:r w:rsidRPr="001110B6">
        <w:rPr>
          <w:rFonts w:ascii="Times New Roman" w:eastAsia="Times New Roman" w:hAnsi="Times New Roman" w:cs="Times New Roman"/>
        </w:rPr>
        <w:t xml:space="preserve"> и бесшовной интеграцией с порталом на платформе </w:t>
      </w:r>
      <w:proofErr w:type="spellStart"/>
      <w:r w:rsidRPr="001110B6">
        <w:rPr>
          <w:rFonts w:ascii="Times New Roman" w:eastAsia="Times New Roman" w:hAnsi="Times New Roman" w:cs="Times New Roman"/>
        </w:rPr>
        <w:t>Битрикс</w:t>
      </w:r>
      <w:proofErr w:type="spellEnd"/>
      <w:r w:rsidRPr="001110B6">
        <w:rPr>
          <w:rFonts w:ascii="Times New Roman" w:eastAsia="Times New Roman" w:hAnsi="Times New Roman" w:cs="Times New Roman"/>
        </w:rPr>
        <w:t xml:space="preserve"> (АС «ВБУДУЩЕЕ»). Решение предназначено для круглосуточной работы на продакшн-нагрузке</w:t>
      </w:r>
      <w:r w:rsidRPr="001110B6">
        <w:rPr>
          <w:rFonts w:ascii="Times New Roman" w:eastAsia="Times New Roman" w:hAnsi="Times New Roman" w:cs="Times New Roman"/>
          <w:bCs/>
          <w:color w:val="000000" w:themeColor="text1"/>
          <w:lang w:val="en-US" w:eastAsia="ru-RU"/>
        </w:rPr>
        <w:t>.</w:t>
      </w:r>
    </w:p>
    <w:p w14:paraId="202609CF" w14:textId="77777777" w:rsidR="00E94F32" w:rsidRPr="001110B6" w:rsidRDefault="00E94F32" w:rsidP="00E94F32">
      <w:pPr>
        <w:spacing w:after="0" w:line="259" w:lineRule="auto"/>
        <w:ind w:left="360"/>
        <w:jc w:val="both"/>
        <w:rPr>
          <w:rFonts w:ascii="Times New Roman" w:eastAsia="Times New Roman" w:hAnsi="Times New Roman" w:cs="Times New Roman"/>
          <w:bCs/>
          <w:color w:val="000000" w:themeColor="text1"/>
          <w:lang w:eastAsia="ru-RU"/>
        </w:rPr>
      </w:pPr>
    </w:p>
    <w:p w14:paraId="6E53028B" w14:textId="77777777" w:rsidR="00E94F32" w:rsidRPr="001110B6" w:rsidRDefault="00E94F32" w:rsidP="00E94F32">
      <w:pPr>
        <w:numPr>
          <w:ilvl w:val="0"/>
          <w:numId w:val="2"/>
        </w:numPr>
        <w:spacing w:after="0" w:line="259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lang w:eastAsia="ru-RU"/>
        </w:rPr>
      </w:pPr>
      <w:r w:rsidRPr="001110B6">
        <w:rPr>
          <w:rFonts w:ascii="Times New Roman" w:eastAsia="Times New Roman" w:hAnsi="Times New Roman" w:cs="Times New Roman"/>
          <w:bCs/>
          <w:color w:val="000000" w:themeColor="text1"/>
          <w:lang w:eastAsia="ru-RU"/>
        </w:rPr>
        <w:t>Состав Услуг:</w:t>
      </w:r>
    </w:p>
    <w:p w14:paraId="01957F1E" w14:textId="77777777" w:rsidR="00E94F32" w:rsidRPr="001110B6" w:rsidRDefault="00E94F32" w:rsidP="00E94F32">
      <w:pPr>
        <w:pStyle w:val="ListParagraph"/>
        <w:numPr>
          <w:ilvl w:val="0"/>
          <w:numId w:val="53"/>
        </w:numPr>
        <w:shd w:val="clear" w:color="auto" w:fill="FFFFFF"/>
        <w:spacing w:line="259" w:lineRule="auto"/>
        <w:jc w:val="both"/>
        <w:rPr>
          <w:rFonts w:eastAsia="Times New Roman"/>
          <w:sz w:val="22"/>
          <w:szCs w:val="22"/>
        </w:rPr>
      </w:pPr>
      <w:r w:rsidRPr="001110B6">
        <w:rPr>
          <w:rFonts w:eastAsia="Times New Roman"/>
          <w:sz w:val="22"/>
          <w:szCs w:val="22"/>
        </w:rPr>
        <w:t>Проектирование, сбор требований и согласование схемы интеграции</w:t>
      </w:r>
    </w:p>
    <w:p w14:paraId="5F3A55AC" w14:textId="77777777" w:rsidR="00E94F32" w:rsidRPr="001110B6" w:rsidRDefault="00E94F32" w:rsidP="00E94F32">
      <w:pPr>
        <w:pStyle w:val="ListParagraph"/>
        <w:numPr>
          <w:ilvl w:val="0"/>
          <w:numId w:val="53"/>
        </w:numPr>
        <w:shd w:val="clear" w:color="auto" w:fill="FFFFFF"/>
        <w:spacing w:line="259" w:lineRule="auto"/>
        <w:jc w:val="both"/>
        <w:rPr>
          <w:rFonts w:eastAsia="Times New Roman"/>
          <w:sz w:val="22"/>
          <w:szCs w:val="22"/>
        </w:rPr>
      </w:pPr>
      <w:r w:rsidRPr="001110B6">
        <w:rPr>
          <w:rFonts w:eastAsia="Times New Roman"/>
          <w:sz w:val="22"/>
          <w:szCs w:val="22"/>
        </w:rPr>
        <w:t xml:space="preserve">Разработка серверной части, индексатор, разработка фронт-виджета, интеграция с </w:t>
      </w:r>
      <w:proofErr w:type="spellStart"/>
      <w:r w:rsidRPr="001110B6">
        <w:rPr>
          <w:rFonts w:eastAsia="Times New Roman"/>
          <w:sz w:val="22"/>
          <w:szCs w:val="22"/>
        </w:rPr>
        <w:t>GigaChat</w:t>
      </w:r>
      <w:proofErr w:type="spellEnd"/>
      <w:r w:rsidRPr="001110B6">
        <w:rPr>
          <w:rFonts w:eastAsia="Times New Roman"/>
          <w:sz w:val="22"/>
          <w:szCs w:val="22"/>
        </w:rPr>
        <w:t>, тестирование, внедрение</w:t>
      </w:r>
    </w:p>
    <w:p w14:paraId="5BF59508" w14:textId="77777777" w:rsidR="00E94F32" w:rsidRPr="001110B6" w:rsidRDefault="00E94F32" w:rsidP="00E94F32">
      <w:pPr>
        <w:pStyle w:val="ListParagraph"/>
        <w:shd w:val="clear" w:color="auto" w:fill="FFFFFF"/>
        <w:spacing w:line="259" w:lineRule="auto"/>
        <w:ind w:left="1069"/>
        <w:jc w:val="both"/>
        <w:rPr>
          <w:rFonts w:eastAsia="Times New Roman"/>
          <w:sz w:val="22"/>
          <w:szCs w:val="22"/>
        </w:rPr>
      </w:pPr>
    </w:p>
    <w:p w14:paraId="77632846" w14:textId="77777777" w:rsidR="00E94F32" w:rsidRPr="001110B6" w:rsidRDefault="00E94F32" w:rsidP="00E94F32">
      <w:pPr>
        <w:numPr>
          <w:ilvl w:val="0"/>
          <w:numId w:val="2"/>
        </w:numPr>
        <w:spacing w:after="0" w:line="259" w:lineRule="auto"/>
        <w:ind w:left="0" w:firstLine="0"/>
        <w:jc w:val="both"/>
        <w:rPr>
          <w:rFonts w:ascii="Times New Roman" w:eastAsia="Times New Roman" w:hAnsi="Times New Roman" w:cs="Times New Roman"/>
          <w:lang w:eastAsia="ru-RU"/>
        </w:rPr>
      </w:pPr>
      <w:r w:rsidRPr="001110B6">
        <w:rPr>
          <w:rFonts w:ascii="Times New Roman" w:eastAsia="Times New Roman" w:hAnsi="Times New Roman" w:cs="Times New Roman"/>
          <w:lang w:eastAsia="ru-RU"/>
        </w:rPr>
        <w:t xml:space="preserve">Представители </w:t>
      </w:r>
    </w:p>
    <w:p w14:paraId="320CF380" w14:textId="77777777" w:rsidR="00E94F32" w:rsidRPr="001110B6" w:rsidRDefault="00E94F32" w:rsidP="00E94F32">
      <w:pPr>
        <w:numPr>
          <w:ilvl w:val="1"/>
          <w:numId w:val="2"/>
        </w:numPr>
        <w:shd w:val="clear" w:color="auto" w:fill="FFFFFF"/>
        <w:spacing w:after="0" w:line="259" w:lineRule="auto"/>
        <w:ind w:left="0" w:firstLine="709"/>
        <w:jc w:val="both"/>
        <w:rPr>
          <w:rFonts w:ascii="Times New Roman" w:eastAsia="Times New Roman" w:hAnsi="Times New Roman" w:cs="Times New Roman"/>
        </w:rPr>
      </w:pPr>
      <w:r w:rsidRPr="001110B6">
        <w:rPr>
          <w:rFonts w:ascii="Times New Roman" w:eastAsia="Times New Roman" w:hAnsi="Times New Roman" w:cs="Times New Roman"/>
        </w:rPr>
        <w:t>Заказчик назначает для координации действий с Исполнителем своего представителя:</w:t>
      </w:r>
    </w:p>
    <w:p w14:paraId="35E648E5" w14:textId="77777777" w:rsidR="00E94F32" w:rsidRPr="001110B6" w:rsidRDefault="00E94F32" w:rsidP="00E94F32">
      <w:pPr>
        <w:shd w:val="clear" w:color="auto" w:fill="FFFFFF"/>
        <w:spacing w:after="0" w:line="259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001110B6">
        <w:rPr>
          <w:rFonts w:ascii="Times New Roman" w:eastAsia="Times New Roman" w:hAnsi="Times New Roman" w:cs="Times New Roman"/>
        </w:rPr>
        <w:t xml:space="preserve">Фамилия, имя, отчество – Серов Арсений Алексеевич, </w:t>
      </w:r>
    </w:p>
    <w:p w14:paraId="5E875966" w14:textId="77777777" w:rsidR="00E94F32" w:rsidRPr="001110B6" w:rsidRDefault="00E94F32" w:rsidP="00E94F32">
      <w:pPr>
        <w:shd w:val="clear" w:color="auto" w:fill="FFFFFF"/>
        <w:spacing w:after="0" w:line="259" w:lineRule="auto"/>
        <w:ind w:firstLine="709"/>
        <w:jc w:val="both"/>
        <w:rPr>
          <w:rStyle w:val="Hyperlink"/>
          <w:rFonts w:ascii="Times New Roman" w:hAnsi="Times New Roman" w:cs="Times New Roman"/>
        </w:rPr>
      </w:pPr>
      <w:r w:rsidRPr="001110B6">
        <w:rPr>
          <w:rFonts w:ascii="Times New Roman" w:eastAsia="Times New Roman" w:hAnsi="Times New Roman" w:cs="Times New Roman"/>
        </w:rPr>
        <w:t xml:space="preserve">Адрес электронной почты представителя - </w:t>
      </w:r>
      <w:proofErr w:type="spellStart"/>
      <w:r w:rsidRPr="001110B6">
        <w:rPr>
          <w:rFonts w:ascii="Times New Roman" w:eastAsia="Times New Roman" w:hAnsi="Times New Roman" w:cs="Times New Roman"/>
          <w:lang w:val="en-US"/>
        </w:rPr>
        <w:t>aserov</w:t>
      </w:r>
      <w:proofErr w:type="spellEnd"/>
      <w:r w:rsidRPr="001110B6">
        <w:rPr>
          <w:rFonts w:ascii="Times New Roman" w:eastAsia="Times New Roman" w:hAnsi="Times New Roman" w:cs="Times New Roman"/>
        </w:rPr>
        <w:t>@vbudushee.ru;</w:t>
      </w:r>
    </w:p>
    <w:p w14:paraId="097D8097" w14:textId="77777777" w:rsidR="00E94F32" w:rsidRPr="001110B6" w:rsidRDefault="00E94F32" w:rsidP="00E94F32">
      <w:pPr>
        <w:numPr>
          <w:ilvl w:val="1"/>
          <w:numId w:val="2"/>
        </w:numPr>
        <w:shd w:val="clear" w:color="auto" w:fill="FFFFFF"/>
        <w:spacing w:after="0" w:line="259" w:lineRule="auto"/>
        <w:ind w:left="0" w:firstLine="709"/>
        <w:jc w:val="both"/>
        <w:rPr>
          <w:rFonts w:ascii="Times New Roman" w:eastAsia="Times New Roman" w:hAnsi="Times New Roman" w:cs="Times New Roman"/>
        </w:rPr>
      </w:pPr>
      <w:r w:rsidRPr="001110B6">
        <w:rPr>
          <w:rFonts w:ascii="Times New Roman" w:eastAsia="Times New Roman" w:hAnsi="Times New Roman" w:cs="Times New Roman"/>
        </w:rPr>
        <w:t>Исполнитель назначает для координации действий с Заказчиком своего представителя:</w:t>
      </w:r>
    </w:p>
    <w:p w14:paraId="2EBACEDD" w14:textId="77777777" w:rsidR="00E94F32" w:rsidRPr="001110B6" w:rsidRDefault="00E94F32" w:rsidP="00E94F32">
      <w:pPr>
        <w:shd w:val="clear" w:color="auto" w:fill="FFFFFF"/>
        <w:spacing w:after="0" w:line="259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001110B6">
        <w:rPr>
          <w:rFonts w:ascii="Times New Roman" w:eastAsia="Times New Roman" w:hAnsi="Times New Roman" w:cs="Times New Roman"/>
        </w:rPr>
        <w:t xml:space="preserve">Фамилия, имя, отчество — Кашкин Михаил </w:t>
      </w:r>
      <w:proofErr w:type="gramStart"/>
      <w:r w:rsidRPr="001110B6">
        <w:rPr>
          <w:rFonts w:ascii="Times New Roman" w:eastAsia="Times New Roman" w:hAnsi="Times New Roman" w:cs="Times New Roman"/>
        </w:rPr>
        <w:t>Юрьевич ,</w:t>
      </w:r>
      <w:proofErr w:type="gramEnd"/>
      <w:r w:rsidRPr="001110B6">
        <w:rPr>
          <w:rFonts w:ascii="Times New Roman" w:eastAsia="Times New Roman" w:hAnsi="Times New Roman" w:cs="Times New Roman"/>
        </w:rPr>
        <w:t xml:space="preserve"> </w:t>
      </w:r>
    </w:p>
    <w:p w14:paraId="4F9EBBFE" w14:textId="77777777" w:rsidR="00E94F32" w:rsidRPr="001110B6" w:rsidRDefault="00E94F32" w:rsidP="00E94F32">
      <w:pPr>
        <w:shd w:val="clear" w:color="auto" w:fill="FFFFFF"/>
        <w:spacing w:after="0" w:line="259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001110B6">
        <w:rPr>
          <w:rFonts w:ascii="Times New Roman" w:eastAsia="Times New Roman" w:hAnsi="Times New Roman" w:cs="Times New Roman"/>
        </w:rPr>
        <w:t xml:space="preserve">Адрес электронной почты представителя – </w:t>
      </w:r>
      <w:r w:rsidRPr="001110B6">
        <w:rPr>
          <w:rFonts w:ascii="Times New Roman" w:eastAsia="Times New Roman" w:hAnsi="Times New Roman" w:cs="Times New Roman"/>
          <w:lang w:val="en-US"/>
        </w:rPr>
        <w:t>m</w:t>
      </w:r>
      <w:r w:rsidRPr="001110B6">
        <w:rPr>
          <w:rFonts w:ascii="Times New Roman" w:eastAsia="Times New Roman" w:hAnsi="Times New Roman" w:cs="Times New Roman"/>
        </w:rPr>
        <w:t>@</w:t>
      </w:r>
      <w:proofErr w:type="spellStart"/>
      <w:r w:rsidRPr="001110B6">
        <w:rPr>
          <w:rFonts w:ascii="Times New Roman" w:eastAsia="Times New Roman" w:hAnsi="Times New Roman" w:cs="Times New Roman"/>
          <w:lang w:val="en-US"/>
        </w:rPr>
        <w:t>dzen</w:t>
      </w:r>
      <w:proofErr w:type="spellEnd"/>
      <w:r w:rsidRPr="001110B6">
        <w:rPr>
          <w:rFonts w:ascii="Times New Roman" w:eastAsia="Times New Roman" w:hAnsi="Times New Roman" w:cs="Times New Roman"/>
        </w:rPr>
        <w:t>.</w:t>
      </w:r>
      <w:r w:rsidRPr="001110B6">
        <w:rPr>
          <w:rFonts w:ascii="Times New Roman" w:eastAsia="Times New Roman" w:hAnsi="Times New Roman" w:cs="Times New Roman"/>
          <w:lang w:val="en-US"/>
        </w:rPr>
        <w:t>dev</w:t>
      </w:r>
    </w:p>
    <w:p w14:paraId="179ED299" w14:textId="77777777" w:rsidR="00E94F32" w:rsidRPr="001110B6" w:rsidRDefault="00E94F32" w:rsidP="00E94F32">
      <w:pPr>
        <w:shd w:val="clear" w:color="auto" w:fill="FFFFFF"/>
        <w:spacing w:after="0" w:line="259" w:lineRule="auto"/>
        <w:ind w:firstLine="709"/>
        <w:jc w:val="both"/>
        <w:rPr>
          <w:rFonts w:ascii="Times New Roman" w:eastAsia="Times New Roman" w:hAnsi="Times New Roman" w:cs="Times New Roman"/>
        </w:rPr>
      </w:pPr>
    </w:p>
    <w:p w14:paraId="4301EA75" w14:textId="77777777" w:rsidR="00E94F32" w:rsidRPr="001110B6" w:rsidRDefault="00E94F32" w:rsidP="00E94F32">
      <w:pPr>
        <w:numPr>
          <w:ilvl w:val="0"/>
          <w:numId w:val="2"/>
        </w:numPr>
        <w:spacing w:after="0" w:line="259" w:lineRule="auto"/>
        <w:jc w:val="both"/>
        <w:rPr>
          <w:rFonts w:ascii="Times New Roman" w:hAnsi="Times New Roman" w:cs="Times New Roman"/>
          <w:bCs/>
          <w:lang w:eastAsia="ru-RU"/>
        </w:rPr>
      </w:pPr>
      <w:r w:rsidRPr="001110B6">
        <w:rPr>
          <w:rFonts w:ascii="Times New Roman" w:eastAsia="Times New Roman" w:hAnsi="Times New Roman" w:cs="Times New Roman"/>
          <w:bCs/>
          <w:lang w:eastAsia="ru-RU"/>
        </w:rPr>
        <w:t>Требования к оказанию Услуг:</w:t>
      </w:r>
    </w:p>
    <w:p w14:paraId="3B8C7128" w14:textId="77777777" w:rsidR="00E94F32" w:rsidRPr="001110B6" w:rsidRDefault="00E94F32" w:rsidP="00E94F32">
      <w:pPr>
        <w:shd w:val="clear" w:color="auto" w:fill="FFFFFF"/>
        <w:spacing w:after="0" w:line="259" w:lineRule="auto"/>
        <w:ind w:firstLine="709"/>
        <w:jc w:val="both"/>
        <w:rPr>
          <w:rFonts w:ascii="Times New Roman" w:eastAsia="Times New Roman" w:hAnsi="Times New Roman" w:cs="Times New Roman"/>
          <w:lang w:val="en-US"/>
        </w:rPr>
      </w:pPr>
    </w:p>
    <w:tbl>
      <w:tblPr>
        <w:tblW w:w="11611" w:type="dxa"/>
        <w:tblInd w:w="-9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0"/>
        <w:gridCol w:w="1238"/>
        <w:gridCol w:w="3252"/>
        <w:gridCol w:w="3686"/>
        <w:gridCol w:w="1559"/>
        <w:gridCol w:w="1276"/>
      </w:tblGrid>
      <w:tr w:rsidR="00E94F32" w:rsidRPr="001110B6" w14:paraId="7A3062AD" w14:textId="77777777" w:rsidTr="00450A00">
        <w:tc>
          <w:tcPr>
            <w:tcW w:w="600" w:type="dxa"/>
          </w:tcPr>
          <w:p w14:paraId="15DDDF87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110B6">
              <w:rPr>
                <w:rFonts w:ascii="Times New Roman" w:eastAsia="Times New Roman" w:hAnsi="Times New Roman" w:cs="Times New Roman"/>
              </w:rPr>
              <w:t>Номер</w:t>
            </w:r>
          </w:p>
        </w:tc>
        <w:tc>
          <w:tcPr>
            <w:tcW w:w="1238" w:type="dxa"/>
          </w:tcPr>
          <w:p w14:paraId="7BD50945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110B6">
              <w:rPr>
                <w:rFonts w:ascii="Times New Roman" w:eastAsia="Times New Roman" w:hAnsi="Times New Roman" w:cs="Times New Roman"/>
              </w:rPr>
              <w:t>Наименование услуг</w:t>
            </w:r>
          </w:p>
        </w:tc>
        <w:tc>
          <w:tcPr>
            <w:tcW w:w="3252" w:type="dxa"/>
          </w:tcPr>
          <w:p w14:paraId="36D183FE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110B6">
              <w:rPr>
                <w:rFonts w:ascii="Times New Roman" w:eastAsia="Times New Roman" w:hAnsi="Times New Roman" w:cs="Times New Roman"/>
              </w:rPr>
              <w:t>Описание</w:t>
            </w:r>
          </w:p>
        </w:tc>
        <w:tc>
          <w:tcPr>
            <w:tcW w:w="3686" w:type="dxa"/>
          </w:tcPr>
          <w:p w14:paraId="1EC17EB8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110B6">
              <w:rPr>
                <w:rFonts w:ascii="Times New Roman" w:eastAsia="Times New Roman" w:hAnsi="Times New Roman" w:cs="Times New Roman"/>
              </w:rPr>
              <w:t>Результат Услуг</w:t>
            </w:r>
          </w:p>
        </w:tc>
        <w:tc>
          <w:tcPr>
            <w:tcW w:w="1559" w:type="dxa"/>
          </w:tcPr>
          <w:p w14:paraId="00270B5A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110B6">
              <w:rPr>
                <w:rFonts w:ascii="Times New Roman" w:eastAsia="Times New Roman" w:hAnsi="Times New Roman" w:cs="Times New Roman"/>
              </w:rPr>
              <w:t>Срок оказания услуг</w:t>
            </w:r>
          </w:p>
        </w:tc>
        <w:tc>
          <w:tcPr>
            <w:tcW w:w="1276" w:type="dxa"/>
          </w:tcPr>
          <w:p w14:paraId="74EB1924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110B6">
              <w:rPr>
                <w:rFonts w:ascii="Times New Roman" w:eastAsia="Times New Roman" w:hAnsi="Times New Roman" w:cs="Times New Roman"/>
              </w:rPr>
              <w:t>Стоимость услуг</w:t>
            </w:r>
          </w:p>
        </w:tc>
      </w:tr>
      <w:tr w:rsidR="00E94F32" w:rsidRPr="001110B6" w14:paraId="6373731E" w14:textId="77777777" w:rsidTr="00450A00">
        <w:tc>
          <w:tcPr>
            <w:tcW w:w="600" w:type="dxa"/>
          </w:tcPr>
          <w:p w14:paraId="2D4684F4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1110B6">
              <w:rPr>
                <w:rFonts w:ascii="Times New Roman" w:eastAsia="Times New Roman" w:hAnsi="Times New Roman" w:cs="Times New Roman"/>
                <w:lang w:val="en-US"/>
              </w:rPr>
              <w:t>1</w:t>
            </w:r>
          </w:p>
        </w:tc>
        <w:tc>
          <w:tcPr>
            <w:tcW w:w="1238" w:type="dxa"/>
          </w:tcPr>
          <w:p w14:paraId="05675318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110B6">
              <w:rPr>
                <w:rFonts w:ascii="Times New Roman" w:eastAsia="Times New Roman" w:hAnsi="Times New Roman" w:cs="Times New Roman"/>
              </w:rPr>
              <w:t xml:space="preserve">Проектирование, сбор требований и </w:t>
            </w:r>
            <w:proofErr w:type="gramStart"/>
            <w:r w:rsidRPr="001110B6">
              <w:rPr>
                <w:rFonts w:ascii="Times New Roman" w:eastAsia="Times New Roman" w:hAnsi="Times New Roman" w:cs="Times New Roman"/>
              </w:rPr>
              <w:t>согласование  схемы</w:t>
            </w:r>
            <w:proofErr w:type="gramEnd"/>
            <w:r w:rsidRPr="001110B6">
              <w:rPr>
                <w:rFonts w:ascii="Times New Roman" w:eastAsia="Times New Roman" w:hAnsi="Times New Roman" w:cs="Times New Roman"/>
              </w:rPr>
              <w:t xml:space="preserve"> интеграции</w:t>
            </w:r>
          </w:p>
        </w:tc>
        <w:tc>
          <w:tcPr>
            <w:tcW w:w="3252" w:type="dxa"/>
          </w:tcPr>
          <w:p w14:paraId="67EB7A03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110B6">
              <w:rPr>
                <w:rFonts w:ascii="Times New Roman" w:eastAsia="Times New Roman" w:hAnsi="Times New Roman" w:cs="Times New Roman"/>
              </w:rPr>
              <w:t>1. Проектирование системы:</w:t>
            </w:r>
          </w:p>
          <w:p w14:paraId="4FB4AB11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110B6">
              <w:rPr>
                <w:rFonts w:ascii="Times New Roman" w:eastAsia="Times New Roman" w:hAnsi="Times New Roman" w:cs="Times New Roman"/>
              </w:rPr>
              <w:br/>
              <w:t>Сбор и фиксация требований.</w:t>
            </w:r>
          </w:p>
          <w:p w14:paraId="61138D2E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461C0E07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110B6">
              <w:rPr>
                <w:rFonts w:ascii="Times New Roman" w:eastAsia="Times New Roman" w:hAnsi="Times New Roman" w:cs="Times New Roman"/>
              </w:rPr>
              <w:t xml:space="preserve">Заказчик предоставляет доступ к хранилищу сырьевых материалов (Word, Excel, Power Point, PDF) и их паспортам (местонахождение/категоризация). </w:t>
            </w:r>
          </w:p>
          <w:p w14:paraId="3D530719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35441AC8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110B6">
              <w:rPr>
                <w:rFonts w:ascii="Times New Roman" w:eastAsia="Times New Roman" w:hAnsi="Times New Roman" w:cs="Times New Roman"/>
              </w:rPr>
              <w:t>Исполнитель проектирует решение целиком: архитектуру (бэкенд RAG + LLM API, фронт-виджет, базы данных), формулирует критерии выбора и выполняет итоговый выбор векторной базы данных с обоснованием, определяет политику индексации/переиндексации и правила цитирования источников, требования безопасности и наблюдаемости (метрики/логи/</w:t>
            </w:r>
            <w:proofErr w:type="spellStart"/>
            <w:r w:rsidRPr="001110B6">
              <w:rPr>
                <w:rFonts w:ascii="Times New Roman" w:eastAsia="Times New Roman" w:hAnsi="Times New Roman" w:cs="Times New Roman"/>
              </w:rPr>
              <w:t>алерты</w:t>
            </w:r>
            <w:proofErr w:type="spellEnd"/>
            <w:r w:rsidRPr="001110B6">
              <w:rPr>
                <w:rFonts w:ascii="Times New Roman" w:eastAsia="Times New Roman" w:hAnsi="Times New Roman" w:cs="Times New Roman"/>
              </w:rPr>
              <w:t xml:space="preserve">), а также процесс релизов и откатов (DEV-TEST-PROD). </w:t>
            </w:r>
          </w:p>
          <w:p w14:paraId="10C43630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525F8682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110B6">
              <w:rPr>
                <w:rFonts w:ascii="Times New Roman" w:eastAsia="Times New Roman" w:hAnsi="Times New Roman" w:cs="Times New Roman"/>
              </w:rPr>
              <w:t xml:space="preserve">Формируются: </w:t>
            </w:r>
            <w:proofErr w:type="spellStart"/>
            <w:r w:rsidRPr="001110B6">
              <w:rPr>
                <w:rFonts w:ascii="Times New Roman" w:eastAsia="Times New Roman" w:hAnsi="Times New Roman" w:cs="Times New Roman"/>
              </w:rPr>
              <w:t>OpenAPI</w:t>
            </w:r>
            <w:proofErr w:type="spellEnd"/>
            <w:r w:rsidRPr="001110B6">
              <w:rPr>
                <w:rFonts w:ascii="Times New Roman" w:eastAsia="Times New Roman" w:hAnsi="Times New Roman" w:cs="Times New Roman"/>
              </w:rPr>
              <w:t>-спецификация интерфейсов сервиса, критерии приёмки и календарный план.</w:t>
            </w:r>
          </w:p>
        </w:tc>
        <w:tc>
          <w:tcPr>
            <w:tcW w:w="3686" w:type="dxa"/>
          </w:tcPr>
          <w:p w14:paraId="35B81679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110B6">
              <w:rPr>
                <w:rFonts w:ascii="Times New Roman" w:eastAsia="Times New Roman" w:hAnsi="Times New Roman" w:cs="Times New Roman"/>
              </w:rPr>
              <w:lastRenderedPageBreak/>
              <w:t>Отчетная документация в объеме не менее 10 страниц, включающая:</w:t>
            </w:r>
          </w:p>
          <w:p w14:paraId="7242F359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110B6">
              <w:rPr>
                <w:rFonts w:ascii="Times New Roman" w:eastAsia="Times New Roman" w:hAnsi="Times New Roman" w:cs="Times New Roman"/>
              </w:rPr>
              <w:t>- Архитектурная схема и пояснительная записка.</w:t>
            </w:r>
          </w:p>
          <w:p w14:paraId="0D7EA3E8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110B6">
              <w:rPr>
                <w:rFonts w:ascii="Times New Roman" w:eastAsia="Times New Roman" w:hAnsi="Times New Roman" w:cs="Times New Roman"/>
              </w:rPr>
              <w:t xml:space="preserve">- </w:t>
            </w:r>
            <w:r w:rsidRPr="001110B6">
              <w:rPr>
                <w:rFonts w:ascii="Times New Roman" w:eastAsia="Times New Roman" w:hAnsi="Times New Roman" w:cs="Times New Roman"/>
                <w:lang w:val="en-US"/>
              </w:rPr>
              <w:t>OpenAPI</w:t>
            </w:r>
            <w:r w:rsidRPr="001110B6">
              <w:rPr>
                <w:rFonts w:ascii="Times New Roman" w:eastAsia="Times New Roman" w:hAnsi="Times New Roman" w:cs="Times New Roman"/>
              </w:rPr>
              <w:t xml:space="preserve">-спецификация. </w:t>
            </w:r>
          </w:p>
          <w:p w14:paraId="4E62B773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110B6">
              <w:rPr>
                <w:rFonts w:ascii="Times New Roman" w:eastAsia="Times New Roman" w:hAnsi="Times New Roman" w:cs="Times New Roman"/>
              </w:rPr>
              <w:t xml:space="preserve">- Пояснительная записка с выбором векторной БД (критерии, сравнение, обоснование итогового выбора). </w:t>
            </w:r>
          </w:p>
          <w:p w14:paraId="3C248B26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110B6">
              <w:rPr>
                <w:rFonts w:ascii="Times New Roman" w:eastAsia="Times New Roman" w:hAnsi="Times New Roman" w:cs="Times New Roman"/>
              </w:rPr>
              <w:lastRenderedPageBreak/>
              <w:t xml:space="preserve">- План индексации/переиндексации и правила цитирования источников (формат ссылок). </w:t>
            </w:r>
          </w:p>
          <w:p w14:paraId="60FAF882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110B6">
              <w:rPr>
                <w:rFonts w:ascii="Times New Roman" w:eastAsia="Times New Roman" w:hAnsi="Times New Roman" w:cs="Times New Roman"/>
              </w:rPr>
              <w:t xml:space="preserve">- Политики безопасности виджета и сервиса. </w:t>
            </w:r>
          </w:p>
          <w:p w14:paraId="171C8CEA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110B6">
              <w:rPr>
                <w:rFonts w:ascii="Times New Roman" w:eastAsia="Times New Roman" w:hAnsi="Times New Roman" w:cs="Times New Roman"/>
              </w:rPr>
              <w:t xml:space="preserve">- План наблюдаемости (ключевые метрики, логи, </w:t>
            </w:r>
            <w:proofErr w:type="spellStart"/>
            <w:r w:rsidRPr="001110B6">
              <w:rPr>
                <w:rFonts w:ascii="Times New Roman" w:eastAsia="Times New Roman" w:hAnsi="Times New Roman" w:cs="Times New Roman"/>
              </w:rPr>
              <w:t>алерты</w:t>
            </w:r>
            <w:proofErr w:type="spellEnd"/>
            <w:r w:rsidRPr="001110B6">
              <w:rPr>
                <w:rFonts w:ascii="Times New Roman" w:eastAsia="Times New Roman" w:hAnsi="Times New Roman" w:cs="Times New Roman"/>
              </w:rPr>
              <w:t>).</w:t>
            </w:r>
          </w:p>
          <w:p w14:paraId="3D569FE2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110B6">
              <w:rPr>
                <w:rFonts w:ascii="Times New Roman" w:eastAsia="Times New Roman" w:hAnsi="Times New Roman" w:cs="Times New Roman"/>
              </w:rPr>
              <w:t>- Календарный план и критерии приёмки.</w:t>
            </w:r>
          </w:p>
          <w:p w14:paraId="3F4087C1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29A4CB1C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110B6">
              <w:rPr>
                <w:rFonts w:ascii="Times New Roman" w:eastAsia="Times New Roman" w:hAnsi="Times New Roman" w:cs="Times New Roman"/>
              </w:rPr>
              <w:t xml:space="preserve">Допустимые форматы для документов: Word, Excel, Power Point, PDF, а также специализированные форматы, используемые для работы с данными и программным обеспечением </w:t>
            </w:r>
          </w:p>
          <w:p w14:paraId="3210BC67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59" w:type="dxa"/>
          </w:tcPr>
          <w:p w14:paraId="47187CFB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110B6">
              <w:rPr>
                <w:rFonts w:ascii="Times New Roman" w:eastAsia="Times New Roman" w:hAnsi="Times New Roman" w:cs="Times New Roman"/>
              </w:rPr>
              <w:lastRenderedPageBreak/>
              <w:t>До 7 рабочих дней с момента подписания договора</w:t>
            </w:r>
          </w:p>
        </w:tc>
        <w:tc>
          <w:tcPr>
            <w:tcW w:w="1276" w:type="dxa"/>
          </w:tcPr>
          <w:p w14:paraId="117F808E" w14:textId="129BE730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110B6">
              <w:rPr>
                <w:rFonts w:ascii="Times New Roman" w:eastAsia="Times New Roman" w:hAnsi="Times New Roman" w:cs="Times New Roman"/>
              </w:rPr>
              <w:t>329</w:t>
            </w:r>
            <w:r w:rsidRPr="001110B6">
              <w:rPr>
                <w:rFonts w:ascii="Times New Roman" w:eastAsia="Times New Roman" w:hAnsi="Times New Roman" w:cs="Times New Roman"/>
                <w:lang w:val="en-US"/>
              </w:rPr>
              <w:t> </w:t>
            </w:r>
            <w:r w:rsidRPr="001110B6">
              <w:rPr>
                <w:rFonts w:ascii="Times New Roman" w:eastAsia="Times New Roman" w:hAnsi="Times New Roman" w:cs="Times New Roman"/>
              </w:rPr>
              <w:t xml:space="preserve">500 руб. </w:t>
            </w:r>
            <w:del w:id="17" w:author="Mikhail Kashkin" w:date="2026-02-20T18:52:00Z" w16du:dateUtc="2026-02-20T11:52:00Z">
              <w:r w:rsidRPr="001110B6" w:rsidDel="00A03A7B">
                <w:rPr>
                  <w:rFonts w:ascii="Times New Roman" w:eastAsia="Times New Roman" w:hAnsi="Times New Roman" w:cs="Times New Roman"/>
                </w:rPr>
                <w:delText>включая</w:delText>
              </w:r>
            </w:del>
            <w:ins w:id="18" w:author="Mikhail Kashkin" w:date="2026-02-20T18:51:00Z" w16du:dateUtc="2026-02-20T11:51:00Z">
              <w:r w:rsidR="00A03A7B">
                <w:rPr>
                  <w:rFonts w:ascii="Times New Roman" w:eastAsia="Times New Roman" w:hAnsi="Times New Roman" w:cs="Times New Roman"/>
                </w:rPr>
                <w:t>без НДС</w:t>
              </w:r>
            </w:ins>
            <w:r w:rsidRPr="001110B6">
              <w:rPr>
                <w:rFonts w:ascii="Times New Roman" w:eastAsia="Times New Roman" w:hAnsi="Times New Roman" w:cs="Times New Roman"/>
              </w:rPr>
              <w:t xml:space="preserve"> </w:t>
            </w:r>
            <w:del w:id="19" w:author="Mikhail Kashkin" w:date="2026-02-20T18:51:00Z" w16du:dateUtc="2026-02-20T11:51:00Z">
              <w:r w:rsidRPr="001110B6" w:rsidDel="00A03A7B">
                <w:rPr>
                  <w:rFonts w:ascii="Times New Roman" w:eastAsia="Times New Roman" w:hAnsi="Times New Roman" w:cs="Times New Roman"/>
                </w:rPr>
                <w:delText>НДС 8% в размере 24</w:delText>
              </w:r>
              <w:r w:rsidRPr="001110B6" w:rsidDel="00A03A7B">
                <w:rPr>
                  <w:rFonts w:ascii="Times New Roman" w:eastAsia="Times New Roman" w:hAnsi="Times New Roman" w:cs="Times New Roman"/>
                  <w:lang w:val="en-US"/>
                </w:rPr>
                <w:delText> </w:delText>
              </w:r>
              <w:r w:rsidRPr="001110B6" w:rsidDel="00A03A7B">
                <w:rPr>
                  <w:rFonts w:ascii="Times New Roman" w:eastAsia="Times New Roman" w:hAnsi="Times New Roman" w:cs="Times New Roman"/>
                </w:rPr>
                <w:delText>407 руб. 41 коп.</w:delText>
              </w:r>
            </w:del>
          </w:p>
        </w:tc>
      </w:tr>
      <w:tr w:rsidR="00E94F32" w:rsidRPr="001110B6" w14:paraId="727F4F6C" w14:textId="77777777" w:rsidTr="00450A00">
        <w:tc>
          <w:tcPr>
            <w:tcW w:w="600" w:type="dxa"/>
          </w:tcPr>
          <w:p w14:paraId="5F143431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  <w:lang w:val="en-US"/>
              </w:rPr>
            </w:pPr>
            <w:r w:rsidRPr="001110B6">
              <w:rPr>
                <w:rFonts w:ascii="Times New Roman" w:eastAsia="Times New Roman" w:hAnsi="Times New Roman" w:cs="Times New Roman"/>
                <w:lang w:val="en-US"/>
              </w:rPr>
              <w:t>2</w:t>
            </w:r>
          </w:p>
        </w:tc>
        <w:tc>
          <w:tcPr>
            <w:tcW w:w="1238" w:type="dxa"/>
          </w:tcPr>
          <w:p w14:paraId="25232407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110B6">
              <w:rPr>
                <w:rFonts w:ascii="Times New Roman" w:eastAsia="Times New Roman" w:hAnsi="Times New Roman" w:cs="Times New Roman"/>
              </w:rPr>
              <w:t xml:space="preserve">Разработка серверной части, индексатор, разработка фронт-виджета, интеграция с </w:t>
            </w:r>
            <w:proofErr w:type="spellStart"/>
            <w:r w:rsidRPr="001110B6">
              <w:rPr>
                <w:rFonts w:ascii="Times New Roman" w:eastAsia="Times New Roman" w:hAnsi="Times New Roman" w:cs="Times New Roman"/>
              </w:rPr>
              <w:t>GigaChat</w:t>
            </w:r>
            <w:proofErr w:type="spellEnd"/>
            <w:r w:rsidRPr="001110B6">
              <w:rPr>
                <w:rFonts w:ascii="Times New Roman" w:eastAsia="Times New Roman" w:hAnsi="Times New Roman" w:cs="Times New Roman"/>
              </w:rPr>
              <w:t>, тестирование, внедрение</w:t>
            </w:r>
          </w:p>
        </w:tc>
        <w:tc>
          <w:tcPr>
            <w:tcW w:w="3252" w:type="dxa"/>
          </w:tcPr>
          <w:p w14:paraId="5029ED6B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110B6">
              <w:rPr>
                <w:rFonts w:ascii="Times New Roman" w:eastAsia="Times New Roman" w:hAnsi="Times New Roman" w:cs="Times New Roman"/>
              </w:rPr>
              <w:t>1. Реализация серверной части:</w:t>
            </w:r>
          </w:p>
          <w:p w14:paraId="738609A5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110B6">
              <w:rPr>
                <w:rFonts w:ascii="Times New Roman" w:eastAsia="Times New Roman" w:hAnsi="Times New Roman" w:cs="Times New Roman"/>
              </w:rPr>
              <w:t xml:space="preserve">Источник материалов - хранилище Заказчика. </w:t>
            </w:r>
          </w:p>
          <w:p w14:paraId="782CEEBB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110B6">
              <w:rPr>
                <w:rFonts w:ascii="Times New Roman" w:eastAsia="Times New Roman" w:hAnsi="Times New Roman" w:cs="Times New Roman"/>
              </w:rPr>
              <w:t>Сервис-коннектор по согласованному протоколу автоматически подтягивает файлы хранилища (Word, Excel, Power Point, PDF) и связанные паспортные метаданные. Настраивается регулярная синхронизация по расписанию.</w:t>
            </w:r>
          </w:p>
          <w:p w14:paraId="6ECF7C6F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28E59BF2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110B6">
              <w:rPr>
                <w:rFonts w:ascii="Times New Roman" w:eastAsia="Times New Roman" w:hAnsi="Times New Roman" w:cs="Times New Roman"/>
              </w:rPr>
              <w:t xml:space="preserve">Для каждого файла выполняются: извлечение текста, разбиение на фрагменты, дедупликация и контроль версий, учёт «паспорта </w:t>
            </w:r>
            <w:r w:rsidRPr="001110B6">
              <w:rPr>
                <w:rFonts w:ascii="Times New Roman" w:eastAsia="Times New Roman" w:hAnsi="Times New Roman" w:cs="Times New Roman"/>
              </w:rPr>
              <w:lastRenderedPageBreak/>
              <w:t xml:space="preserve">материала», индексация во векторную базу данных с записью метаданных. </w:t>
            </w:r>
          </w:p>
          <w:p w14:paraId="0B9C62DE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09898ADC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110B6">
              <w:rPr>
                <w:rFonts w:ascii="Times New Roman" w:eastAsia="Times New Roman" w:hAnsi="Times New Roman" w:cs="Times New Roman"/>
              </w:rPr>
              <w:t xml:space="preserve">Поиск: </w:t>
            </w:r>
            <w:proofErr w:type="spellStart"/>
            <w:r w:rsidRPr="001110B6">
              <w:rPr>
                <w:rFonts w:ascii="Times New Roman" w:eastAsia="Times New Roman" w:hAnsi="Times New Roman" w:cs="Times New Roman"/>
              </w:rPr>
              <w:t>cosine</w:t>
            </w:r>
            <w:proofErr w:type="spellEnd"/>
            <w:r w:rsidRPr="001110B6">
              <w:rPr>
                <w:rFonts w:ascii="Times New Roman" w:eastAsia="Times New Roman" w:hAnsi="Times New Roman" w:cs="Times New Roman"/>
              </w:rPr>
              <w:t>/</w:t>
            </w:r>
            <w:proofErr w:type="spellStart"/>
            <w:r w:rsidRPr="001110B6">
              <w:rPr>
                <w:rFonts w:ascii="Times New Roman" w:eastAsia="Times New Roman" w:hAnsi="Times New Roman" w:cs="Times New Roman"/>
              </w:rPr>
              <w:t>top</w:t>
            </w:r>
            <w:proofErr w:type="spellEnd"/>
            <w:r w:rsidRPr="001110B6">
              <w:rPr>
                <w:rFonts w:ascii="Times New Roman" w:eastAsia="Times New Roman" w:hAnsi="Times New Roman" w:cs="Times New Roman"/>
              </w:rPr>
              <w:t>-k с фильтрами по метаданным, сборка контекста, генерация ответа через LLM (</w:t>
            </w:r>
            <w:proofErr w:type="spellStart"/>
            <w:r w:rsidRPr="001110B6">
              <w:rPr>
                <w:rFonts w:ascii="Times New Roman" w:eastAsia="Times New Roman" w:hAnsi="Times New Roman" w:cs="Times New Roman"/>
              </w:rPr>
              <w:t>GigaChat</w:t>
            </w:r>
            <w:proofErr w:type="spellEnd"/>
            <w:r w:rsidRPr="001110B6">
              <w:rPr>
                <w:rFonts w:ascii="Times New Roman" w:eastAsia="Times New Roman" w:hAnsi="Times New Roman" w:cs="Times New Roman"/>
              </w:rPr>
              <w:t>), пост-обработка (форматирование, ссылки на источники), потоковая выдача ответа. Должна быть реализована память в рамках сессии.</w:t>
            </w:r>
          </w:p>
          <w:p w14:paraId="7CA0D3D7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40EBC89B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110B6">
              <w:rPr>
                <w:rFonts w:ascii="Times New Roman" w:eastAsia="Times New Roman" w:hAnsi="Times New Roman" w:cs="Times New Roman"/>
              </w:rPr>
              <w:t>Реализовать логику мини-формы «Написать человеку» для отправки обращений на служебную почту Фонда.</w:t>
            </w:r>
          </w:p>
          <w:p w14:paraId="307BB28F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147DE009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110B6">
              <w:rPr>
                <w:rFonts w:ascii="Times New Roman" w:eastAsia="Times New Roman" w:hAnsi="Times New Roman" w:cs="Times New Roman"/>
              </w:rPr>
              <w:t>Технические требования: корректные коды ошибок/</w:t>
            </w:r>
            <w:proofErr w:type="gramStart"/>
            <w:r w:rsidRPr="001110B6">
              <w:rPr>
                <w:rFonts w:ascii="Times New Roman" w:eastAsia="Times New Roman" w:hAnsi="Times New Roman" w:cs="Times New Roman"/>
              </w:rPr>
              <w:t>тайм-ауты</w:t>
            </w:r>
            <w:proofErr w:type="gramEnd"/>
            <w:r w:rsidRPr="001110B6">
              <w:rPr>
                <w:rFonts w:ascii="Times New Roman" w:eastAsia="Times New Roman" w:hAnsi="Times New Roman" w:cs="Times New Roman"/>
              </w:rPr>
              <w:t xml:space="preserve">, лимиты и повторы, кэширование, </w:t>
            </w:r>
            <w:proofErr w:type="spellStart"/>
            <w:r w:rsidRPr="001110B6">
              <w:rPr>
                <w:rFonts w:ascii="Times New Roman" w:eastAsia="Times New Roman" w:hAnsi="Times New Roman" w:cs="Times New Roman"/>
              </w:rPr>
              <w:t>rate</w:t>
            </w:r>
            <w:proofErr w:type="spellEnd"/>
            <w:r w:rsidRPr="001110B6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1110B6">
              <w:rPr>
                <w:rFonts w:ascii="Times New Roman" w:eastAsia="Times New Roman" w:hAnsi="Times New Roman" w:cs="Times New Roman"/>
              </w:rPr>
              <w:t>limiting</w:t>
            </w:r>
            <w:proofErr w:type="spellEnd"/>
            <w:r w:rsidRPr="001110B6">
              <w:rPr>
                <w:rFonts w:ascii="Times New Roman" w:eastAsia="Times New Roman" w:hAnsi="Times New Roman" w:cs="Times New Roman"/>
              </w:rPr>
              <w:t xml:space="preserve">, учёт расхода токенов, журналирование, управление секретами. </w:t>
            </w:r>
          </w:p>
          <w:p w14:paraId="3C0862B5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28BF7E64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110B6">
              <w:rPr>
                <w:rFonts w:ascii="Times New Roman" w:eastAsia="Times New Roman" w:hAnsi="Times New Roman" w:cs="Times New Roman"/>
              </w:rPr>
              <w:t>Отдельного веб-интерфейса загрузки не требуется — загрузкой управляют в самом хранилище, сервис лишь синхронизирует и индексирует.</w:t>
            </w:r>
          </w:p>
          <w:p w14:paraId="5560847D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72C79828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110B6">
              <w:rPr>
                <w:rFonts w:ascii="Times New Roman" w:eastAsia="Times New Roman" w:hAnsi="Times New Roman" w:cs="Times New Roman"/>
              </w:rPr>
              <w:t>2. Разработать веб-виджет чата для главной страницы портала.</w:t>
            </w:r>
          </w:p>
          <w:p w14:paraId="6E25342F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110B6"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244FE071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110B6">
              <w:rPr>
                <w:rFonts w:ascii="Times New Roman" w:eastAsia="Times New Roman" w:hAnsi="Times New Roman" w:cs="Times New Roman"/>
              </w:rPr>
              <w:lastRenderedPageBreak/>
              <w:t xml:space="preserve">Обеспечить: ввод/отправку сообщений; индикатор «печатает…»; потоковую выдачу ответа; вывод источников под ответом; историю диалога в пределах сессии. </w:t>
            </w:r>
          </w:p>
          <w:p w14:paraId="27622226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7AC4D023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110B6">
              <w:rPr>
                <w:rFonts w:ascii="Times New Roman" w:eastAsia="Times New Roman" w:hAnsi="Times New Roman" w:cs="Times New Roman"/>
              </w:rPr>
              <w:t xml:space="preserve">Кнопка «Написать человеку» (гибрид): при нажатии открывается мини-форма (вопрос, </w:t>
            </w:r>
            <w:r w:rsidRPr="001110B6">
              <w:rPr>
                <w:rFonts w:ascii="Times New Roman" w:eastAsia="Times New Roman" w:hAnsi="Times New Roman" w:cs="Times New Roman"/>
                <w:lang w:val="en-US"/>
              </w:rPr>
              <w:t>e</w:t>
            </w:r>
            <w:r w:rsidRPr="001110B6">
              <w:rPr>
                <w:rFonts w:ascii="Times New Roman" w:eastAsia="Times New Roman" w:hAnsi="Times New Roman" w:cs="Times New Roman"/>
              </w:rPr>
              <w:t>-</w:t>
            </w:r>
            <w:r w:rsidRPr="001110B6">
              <w:rPr>
                <w:rFonts w:ascii="Times New Roman" w:eastAsia="Times New Roman" w:hAnsi="Times New Roman" w:cs="Times New Roman"/>
                <w:lang w:val="en-US"/>
              </w:rPr>
              <w:t>mail</w:t>
            </w:r>
            <w:r w:rsidRPr="001110B6">
              <w:rPr>
                <w:rFonts w:ascii="Times New Roman" w:eastAsia="Times New Roman" w:hAnsi="Times New Roman" w:cs="Times New Roman"/>
              </w:rPr>
              <w:t xml:space="preserve">, согласие на обработку </w:t>
            </w:r>
            <w:proofErr w:type="spellStart"/>
            <w:r w:rsidRPr="001110B6">
              <w:rPr>
                <w:rFonts w:ascii="Times New Roman" w:eastAsia="Times New Roman" w:hAnsi="Times New Roman" w:cs="Times New Roman"/>
              </w:rPr>
              <w:t>ПДн</w:t>
            </w:r>
            <w:proofErr w:type="spellEnd"/>
            <w:r w:rsidRPr="001110B6">
              <w:rPr>
                <w:rFonts w:ascii="Times New Roman" w:eastAsia="Times New Roman" w:hAnsi="Times New Roman" w:cs="Times New Roman"/>
              </w:rPr>
              <w:t xml:space="preserve">) и альтернативная ссылка «или открыть почтовый клиент» (с </w:t>
            </w:r>
            <w:proofErr w:type="spellStart"/>
            <w:r w:rsidRPr="001110B6">
              <w:rPr>
                <w:rFonts w:ascii="Times New Roman" w:eastAsia="Times New Roman" w:hAnsi="Times New Roman" w:cs="Times New Roman"/>
              </w:rPr>
              <w:t>предзаполненными</w:t>
            </w:r>
            <w:proofErr w:type="spellEnd"/>
            <w:r w:rsidRPr="001110B6">
              <w:rPr>
                <w:rFonts w:ascii="Times New Roman" w:eastAsia="Times New Roman" w:hAnsi="Times New Roman" w:cs="Times New Roman"/>
              </w:rPr>
              <w:t xml:space="preserve"> адресатом, темой).</w:t>
            </w:r>
          </w:p>
          <w:p w14:paraId="6B71C1BA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0621F5E2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110B6">
              <w:rPr>
                <w:rFonts w:ascii="Times New Roman" w:eastAsia="Times New Roman" w:hAnsi="Times New Roman" w:cs="Times New Roman"/>
              </w:rPr>
              <w:t>Обеспечить адаптивность (</w:t>
            </w:r>
            <w:r w:rsidRPr="001110B6">
              <w:rPr>
                <w:rFonts w:ascii="Times New Roman" w:eastAsia="Times New Roman" w:hAnsi="Times New Roman" w:cs="Times New Roman"/>
                <w:lang w:val="en-US"/>
              </w:rPr>
              <w:t>desktop</w:t>
            </w:r>
            <w:r w:rsidRPr="001110B6">
              <w:rPr>
                <w:rFonts w:ascii="Times New Roman" w:eastAsia="Times New Roman" w:hAnsi="Times New Roman" w:cs="Times New Roman"/>
              </w:rPr>
              <w:t>/</w:t>
            </w:r>
            <w:r w:rsidRPr="001110B6">
              <w:rPr>
                <w:rFonts w:ascii="Times New Roman" w:eastAsia="Times New Roman" w:hAnsi="Times New Roman" w:cs="Times New Roman"/>
                <w:lang w:val="en-US"/>
              </w:rPr>
              <w:t>tablet</w:t>
            </w:r>
            <w:r w:rsidRPr="001110B6">
              <w:rPr>
                <w:rFonts w:ascii="Times New Roman" w:eastAsia="Times New Roman" w:hAnsi="Times New Roman" w:cs="Times New Roman"/>
              </w:rPr>
              <w:t>/</w:t>
            </w:r>
            <w:r w:rsidRPr="001110B6">
              <w:rPr>
                <w:rFonts w:ascii="Times New Roman" w:eastAsia="Times New Roman" w:hAnsi="Times New Roman" w:cs="Times New Roman"/>
                <w:lang w:val="en-US"/>
              </w:rPr>
              <w:t>mobile</w:t>
            </w:r>
            <w:r w:rsidRPr="001110B6">
              <w:rPr>
                <w:rFonts w:ascii="Times New Roman" w:eastAsia="Times New Roman" w:hAnsi="Times New Roman" w:cs="Times New Roman"/>
              </w:rPr>
              <w:t>), доступность (</w:t>
            </w:r>
            <w:r w:rsidRPr="001110B6">
              <w:rPr>
                <w:rFonts w:ascii="Times New Roman" w:eastAsia="Times New Roman" w:hAnsi="Times New Roman" w:cs="Times New Roman"/>
                <w:lang w:val="en-US"/>
              </w:rPr>
              <w:t>ARIA</w:t>
            </w:r>
            <w:r w:rsidRPr="001110B6">
              <w:rPr>
                <w:rFonts w:ascii="Times New Roman" w:eastAsia="Times New Roman" w:hAnsi="Times New Roman" w:cs="Times New Roman"/>
              </w:rPr>
              <w:t xml:space="preserve">), безопасный рендер, мягкий лимит длины запроса. Подготовить встраиваемый </w:t>
            </w:r>
            <w:proofErr w:type="spellStart"/>
            <w:r w:rsidRPr="001110B6">
              <w:rPr>
                <w:rFonts w:ascii="Times New Roman" w:eastAsia="Times New Roman" w:hAnsi="Times New Roman" w:cs="Times New Roman"/>
              </w:rPr>
              <w:t>сниппет</w:t>
            </w:r>
            <w:proofErr w:type="spellEnd"/>
            <w:r w:rsidRPr="001110B6">
              <w:rPr>
                <w:rFonts w:ascii="Times New Roman" w:eastAsia="Times New Roman" w:hAnsi="Times New Roman" w:cs="Times New Roman"/>
              </w:rPr>
              <w:t xml:space="preserve">. </w:t>
            </w:r>
          </w:p>
          <w:p w14:paraId="5FE29593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12910444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110B6">
              <w:rPr>
                <w:rFonts w:ascii="Times New Roman" w:eastAsia="Times New Roman" w:hAnsi="Times New Roman" w:cs="Times New Roman"/>
              </w:rPr>
              <w:t xml:space="preserve">Интегрировать в </w:t>
            </w:r>
            <w:proofErr w:type="spellStart"/>
            <w:r w:rsidRPr="001110B6">
              <w:rPr>
                <w:rFonts w:ascii="Times New Roman" w:eastAsia="Times New Roman" w:hAnsi="Times New Roman" w:cs="Times New Roman"/>
                <w:lang w:val="en-US"/>
              </w:rPr>
              <w:t>Bitrix</w:t>
            </w:r>
            <w:proofErr w:type="spellEnd"/>
            <w:r w:rsidRPr="001110B6">
              <w:rPr>
                <w:rFonts w:ascii="Times New Roman" w:eastAsia="Times New Roman" w:hAnsi="Times New Roman" w:cs="Times New Roman"/>
              </w:rPr>
              <w:t xml:space="preserve"> (</w:t>
            </w:r>
            <w:r w:rsidRPr="001110B6">
              <w:rPr>
                <w:rFonts w:ascii="Times New Roman" w:eastAsia="Times New Roman" w:hAnsi="Times New Roman" w:cs="Times New Roman"/>
                <w:lang w:val="en-US"/>
              </w:rPr>
              <w:t>DEV</w:t>
            </w:r>
            <w:r w:rsidRPr="001110B6">
              <w:rPr>
                <w:rFonts w:ascii="Times New Roman" w:eastAsia="Times New Roman" w:hAnsi="Times New Roman" w:cs="Times New Roman"/>
              </w:rPr>
              <w:t>/</w:t>
            </w:r>
            <w:r w:rsidRPr="001110B6">
              <w:rPr>
                <w:rFonts w:ascii="Times New Roman" w:eastAsia="Times New Roman" w:hAnsi="Times New Roman" w:cs="Times New Roman"/>
                <w:lang w:val="en-US"/>
              </w:rPr>
              <w:t>TEST</w:t>
            </w:r>
            <w:r w:rsidRPr="001110B6">
              <w:rPr>
                <w:rFonts w:ascii="Times New Roman" w:eastAsia="Times New Roman" w:hAnsi="Times New Roman" w:cs="Times New Roman"/>
              </w:rPr>
              <w:t>/</w:t>
            </w:r>
            <w:r w:rsidRPr="001110B6">
              <w:rPr>
                <w:rFonts w:ascii="Times New Roman" w:eastAsia="Times New Roman" w:hAnsi="Times New Roman" w:cs="Times New Roman"/>
                <w:lang w:val="en-US"/>
              </w:rPr>
              <w:t>PROD</w:t>
            </w:r>
            <w:r w:rsidRPr="001110B6">
              <w:rPr>
                <w:rFonts w:ascii="Times New Roman" w:eastAsia="Times New Roman" w:hAnsi="Times New Roman" w:cs="Times New Roman"/>
              </w:rPr>
              <w:t>) с оформлением акта внедрения.</w:t>
            </w:r>
          </w:p>
          <w:p w14:paraId="605D72B4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110B6">
              <w:rPr>
                <w:rFonts w:ascii="Times New Roman" w:eastAsia="Times New Roman" w:hAnsi="Times New Roman" w:cs="Times New Roman"/>
              </w:rPr>
              <w:t xml:space="preserve">3. Настроить мониторинг сервиса: определить и экспортировать ключевые метрики (время ответа, доля ошибок, тайм-ауты, частота запросов, расход токенов, размер контекста, вопросы, ответы на вопросы, исходные </w:t>
            </w:r>
            <w:proofErr w:type="spellStart"/>
            <w:r w:rsidRPr="001110B6">
              <w:rPr>
                <w:rFonts w:ascii="Times New Roman" w:eastAsia="Times New Roman" w:hAnsi="Times New Roman" w:cs="Times New Roman"/>
              </w:rPr>
              <w:t>чанки</w:t>
            </w:r>
            <w:proofErr w:type="spellEnd"/>
            <w:r w:rsidRPr="001110B6">
              <w:rPr>
                <w:rFonts w:ascii="Times New Roman" w:eastAsia="Times New Roman" w:hAnsi="Times New Roman" w:cs="Times New Roman"/>
              </w:rPr>
              <w:t xml:space="preserve">, связь с документами, </w:t>
            </w:r>
            <w:r w:rsidRPr="001110B6">
              <w:rPr>
                <w:rFonts w:ascii="Times New Roman" w:eastAsia="Times New Roman" w:hAnsi="Times New Roman" w:cs="Times New Roman"/>
                <w:lang w:val="en-US"/>
              </w:rPr>
              <w:t>id</w:t>
            </w:r>
            <w:r w:rsidRPr="001110B6">
              <w:rPr>
                <w:rFonts w:ascii="Times New Roman" w:eastAsia="Times New Roman" w:hAnsi="Times New Roman" w:cs="Times New Roman"/>
              </w:rPr>
              <w:t xml:space="preserve"> пользователя, </w:t>
            </w:r>
            <w:r w:rsidRPr="001110B6">
              <w:rPr>
                <w:rFonts w:ascii="Times New Roman" w:eastAsia="Times New Roman" w:hAnsi="Times New Roman" w:cs="Times New Roman"/>
                <w:lang w:val="en-US"/>
              </w:rPr>
              <w:t>id</w:t>
            </w:r>
            <w:r w:rsidRPr="001110B6">
              <w:rPr>
                <w:rFonts w:ascii="Times New Roman" w:eastAsia="Times New Roman" w:hAnsi="Times New Roman" w:cs="Times New Roman"/>
              </w:rPr>
              <w:t xml:space="preserve"> сессии, </w:t>
            </w:r>
            <w:r w:rsidRPr="001110B6">
              <w:rPr>
                <w:rFonts w:ascii="Times New Roman" w:eastAsia="Times New Roman" w:hAnsi="Times New Roman" w:cs="Times New Roman"/>
              </w:rPr>
              <w:lastRenderedPageBreak/>
              <w:t xml:space="preserve">скорость индексации/переиндексации). </w:t>
            </w:r>
          </w:p>
          <w:p w14:paraId="7C064099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16E92C4A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110B6">
              <w:rPr>
                <w:rFonts w:ascii="Times New Roman" w:eastAsia="Times New Roman" w:hAnsi="Times New Roman" w:cs="Times New Roman"/>
              </w:rPr>
              <w:t xml:space="preserve">Сформировать дашборды и правила оповещений по </w:t>
            </w:r>
            <w:r w:rsidRPr="001110B6">
              <w:rPr>
                <w:rFonts w:ascii="Times New Roman" w:eastAsia="Times New Roman" w:hAnsi="Times New Roman" w:cs="Times New Roman"/>
                <w:lang w:val="en-US"/>
              </w:rPr>
              <w:t>SLO</w:t>
            </w:r>
            <w:r w:rsidRPr="001110B6">
              <w:rPr>
                <w:rFonts w:ascii="Times New Roman" w:eastAsia="Times New Roman" w:hAnsi="Times New Roman" w:cs="Times New Roman"/>
              </w:rPr>
              <w:t xml:space="preserve">. </w:t>
            </w:r>
          </w:p>
          <w:p w14:paraId="0A54CC5B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72307EBF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110B6">
              <w:rPr>
                <w:rFonts w:ascii="Times New Roman" w:eastAsia="Times New Roman" w:hAnsi="Times New Roman" w:cs="Times New Roman"/>
              </w:rPr>
              <w:t>Настроить оповещения в почту.</w:t>
            </w:r>
          </w:p>
          <w:p w14:paraId="497B4E5C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110B6">
              <w:rPr>
                <w:rFonts w:ascii="Times New Roman" w:eastAsia="Times New Roman" w:hAnsi="Times New Roman" w:cs="Times New Roman"/>
              </w:rPr>
              <w:t>Настроить логирование.</w:t>
            </w:r>
            <w:r w:rsidRPr="001110B6">
              <w:rPr>
                <w:rFonts w:ascii="Times New Roman" w:eastAsia="Times New Roman" w:hAnsi="Times New Roman" w:cs="Times New Roman"/>
              </w:rPr>
              <w:br/>
            </w:r>
            <w:r w:rsidRPr="001110B6">
              <w:rPr>
                <w:rFonts w:ascii="Times New Roman" w:eastAsia="Times New Roman" w:hAnsi="Times New Roman" w:cs="Times New Roman"/>
              </w:rPr>
              <w:br/>
              <w:t xml:space="preserve">4. Провести функциональные и интеграционные испытания. </w:t>
            </w:r>
          </w:p>
          <w:p w14:paraId="1A7A0BB2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571F7132" w14:textId="36803103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110B6">
              <w:rPr>
                <w:rFonts w:ascii="Times New Roman" w:eastAsia="Times New Roman" w:hAnsi="Times New Roman" w:cs="Times New Roman"/>
              </w:rPr>
              <w:t xml:space="preserve">Провести нагрузочное тестирование (цель – 1000+ одновременных сессий) с подтверждением </w:t>
            </w:r>
            <w:commentRangeStart w:id="20"/>
            <w:r w:rsidRPr="001110B6">
              <w:rPr>
                <w:rFonts w:ascii="Times New Roman" w:eastAsia="Times New Roman" w:hAnsi="Times New Roman" w:cs="Times New Roman"/>
              </w:rPr>
              <w:t xml:space="preserve">обусловленного времени ответа меньше </w:t>
            </w:r>
            <w:del w:id="21" w:author="Mikhail Kashkin" w:date="2026-02-12T20:44:00Z" w16du:dateUtc="2026-02-12T13:44:00Z">
              <w:r w:rsidRPr="001110B6" w:rsidDel="007016D5">
                <w:rPr>
                  <w:rFonts w:ascii="Times New Roman" w:eastAsia="Times New Roman" w:hAnsi="Times New Roman" w:cs="Times New Roman"/>
                  <w:lang w:val="en-US"/>
                </w:rPr>
                <w:delText>N</w:delText>
              </w:r>
              <w:r w:rsidRPr="001110B6" w:rsidDel="007016D5">
                <w:rPr>
                  <w:rFonts w:ascii="Times New Roman" w:eastAsia="Times New Roman" w:hAnsi="Times New Roman" w:cs="Times New Roman"/>
                </w:rPr>
                <w:delText xml:space="preserve"> </w:delText>
              </w:r>
            </w:del>
            <w:ins w:id="22" w:author="Mikhail Kashkin" w:date="2026-02-12T20:44:00Z" w16du:dateUtc="2026-02-12T13:44:00Z">
              <w:r w:rsidR="007016D5" w:rsidRPr="001110B6">
                <w:rPr>
                  <w:rFonts w:ascii="Times New Roman" w:eastAsia="Times New Roman" w:hAnsi="Times New Roman" w:cs="Times New Roman"/>
                </w:rPr>
                <w:t>20</w:t>
              </w:r>
              <w:r w:rsidR="007016D5" w:rsidRPr="001110B6">
                <w:rPr>
                  <w:rFonts w:ascii="Times New Roman" w:eastAsia="Times New Roman" w:hAnsi="Times New Roman" w:cs="Times New Roman"/>
                </w:rPr>
                <w:t xml:space="preserve"> </w:t>
              </w:r>
            </w:ins>
            <w:r w:rsidRPr="001110B6">
              <w:rPr>
                <w:rFonts w:ascii="Times New Roman" w:eastAsia="Times New Roman" w:hAnsi="Times New Roman" w:cs="Times New Roman"/>
              </w:rPr>
              <w:t>секунд на штатной нагрузке</w:t>
            </w:r>
            <w:ins w:id="23" w:author="Mikhail Kashkin" w:date="2026-02-12T20:43:00Z" w16du:dateUtc="2026-02-12T13:43:00Z">
              <w:r w:rsidR="007016D5" w:rsidRPr="001110B6">
                <w:rPr>
                  <w:rFonts w:ascii="Times New Roman" w:eastAsia="Times New Roman" w:hAnsi="Times New Roman" w:cs="Times New Roman"/>
                </w:rPr>
                <w:t xml:space="preserve"> с 90-м перцентилем </w:t>
              </w:r>
            </w:ins>
            <w:ins w:id="24" w:author="Mikhail Kashkin" w:date="2026-02-12T20:45:00Z" w16du:dateUtc="2026-02-12T13:45:00Z">
              <w:r w:rsidR="007016D5" w:rsidRPr="001110B6">
                <w:rPr>
                  <w:rFonts w:ascii="Times New Roman" w:eastAsia="Times New Roman" w:hAnsi="Times New Roman" w:cs="Times New Roman"/>
                </w:rPr>
                <w:t xml:space="preserve">выполнения условий тестирования нагрузки </w:t>
              </w:r>
            </w:ins>
            <w:ins w:id="25" w:author="Mikhail Kashkin" w:date="2026-02-12T20:44:00Z" w16du:dateUtc="2026-02-12T13:44:00Z">
              <w:r w:rsidR="007016D5" w:rsidRPr="001110B6">
                <w:rPr>
                  <w:rFonts w:ascii="Times New Roman" w:eastAsia="Times New Roman" w:hAnsi="Times New Roman" w:cs="Times New Roman"/>
                </w:rPr>
                <w:t>без учета задержек сети</w:t>
              </w:r>
            </w:ins>
            <w:ins w:id="26" w:author="Mikhail Kashkin" w:date="2026-02-12T20:45:00Z" w16du:dateUtc="2026-02-12T13:45:00Z">
              <w:r w:rsidR="007016D5" w:rsidRPr="001110B6">
                <w:rPr>
                  <w:rFonts w:ascii="Times New Roman" w:eastAsia="Times New Roman" w:hAnsi="Times New Roman" w:cs="Times New Roman"/>
                </w:rPr>
                <w:t xml:space="preserve">, с учетом </w:t>
              </w:r>
              <w:r w:rsidR="001F43EC" w:rsidRPr="001110B6">
                <w:rPr>
                  <w:rFonts w:ascii="Times New Roman" w:eastAsia="Times New Roman" w:hAnsi="Times New Roman" w:cs="Times New Roman"/>
                </w:rPr>
                <w:t>необходимого масштабирования оборудования.</w:t>
              </w:r>
            </w:ins>
            <w:ins w:id="27" w:author="Mikhail Kashkin" w:date="2026-02-12T20:44:00Z" w16du:dateUtc="2026-02-12T13:44:00Z">
              <w:r w:rsidR="007016D5" w:rsidRPr="001110B6">
                <w:rPr>
                  <w:rFonts w:ascii="Times New Roman" w:eastAsia="Times New Roman" w:hAnsi="Times New Roman" w:cs="Times New Roman"/>
                </w:rPr>
                <w:t xml:space="preserve"> </w:t>
              </w:r>
            </w:ins>
            <w:ins w:id="28" w:author="Mikhail Kashkin" w:date="2026-02-12T20:43:00Z" w16du:dateUtc="2026-02-12T13:43:00Z">
              <w:r w:rsidR="007016D5" w:rsidRPr="001110B6">
                <w:rPr>
                  <w:rFonts w:ascii="Times New Roman" w:eastAsia="Times New Roman" w:hAnsi="Times New Roman" w:cs="Times New Roman"/>
                </w:rPr>
                <w:t xml:space="preserve"> </w:t>
              </w:r>
            </w:ins>
            <w:del w:id="29" w:author="Mikhail Kashkin" w:date="2026-02-12T20:43:00Z" w16du:dateUtc="2026-02-12T13:43:00Z">
              <w:r w:rsidRPr="001110B6" w:rsidDel="007016D5">
                <w:rPr>
                  <w:rFonts w:ascii="Times New Roman" w:eastAsia="Times New Roman" w:hAnsi="Times New Roman" w:cs="Times New Roman"/>
                </w:rPr>
                <w:delText>.</w:delText>
              </w:r>
            </w:del>
            <w:ins w:id="30" w:author="Mikhail Kashkin" w:date="2026-02-12T20:43:00Z" w16du:dateUtc="2026-02-12T13:43:00Z">
              <w:r w:rsidR="007016D5" w:rsidRPr="001110B6" w:rsidDel="007016D5">
                <w:rPr>
                  <w:rFonts w:ascii="Times New Roman" w:eastAsia="Times New Roman" w:hAnsi="Times New Roman" w:cs="Times New Roman"/>
                </w:rPr>
                <w:t xml:space="preserve"> </w:t>
              </w:r>
            </w:ins>
            <w:del w:id="31" w:author="Mikhail Kashkin" w:date="2026-02-12T20:43:00Z" w16du:dateUtc="2026-02-12T13:43:00Z">
              <w:r w:rsidRPr="001110B6" w:rsidDel="007016D5">
                <w:rPr>
                  <w:rFonts w:ascii="Times New Roman" w:eastAsia="Times New Roman" w:hAnsi="Times New Roman" w:cs="Times New Roman"/>
                </w:rPr>
                <w:delText xml:space="preserve"> </w:delText>
              </w:r>
              <w:commentRangeEnd w:id="20"/>
              <w:r w:rsidR="007016D5" w:rsidRPr="001110B6" w:rsidDel="007016D5">
                <w:rPr>
                  <w:rStyle w:val="CommentReference"/>
                  <w:rFonts w:ascii="Times New Roman" w:hAnsi="Times New Roman" w:cs="Times New Roman"/>
                  <w:sz w:val="22"/>
                  <w:szCs w:val="22"/>
                </w:rPr>
                <w:commentReference w:id="20"/>
              </w:r>
            </w:del>
          </w:p>
          <w:p w14:paraId="6C467A94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66D983CA" w14:textId="77777777" w:rsidR="00E94F32" w:rsidRPr="001110B6" w:rsidRDefault="00E94F32" w:rsidP="00450A00">
      <w:pPr>
        <w:jc w:val="both"/>
        <w:rPr>
          <w:rFonts w:ascii="Times New Roman" w:eastAsia="Times New Roman" w:hAnsi="Times New Roman" w:cs="Times New Roman"/>
        </w:rPr>
      </w:pPr>
      <w:r w:rsidRPr="001110B6">
        <w:rPr>
          <w:rFonts w:ascii="Times New Roman" w:eastAsia="Times New Roman" w:hAnsi="Times New Roman" w:cs="Times New Roman"/>
        </w:rPr>
        <w:t xml:space="preserve">Проверить негативные сценарии (обрывы, пустая выдача, ошибки </w:t>
      </w:r>
      <w:r w:rsidRPr="001110B6">
        <w:rPr>
          <w:rFonts w:ascii="Times New Roman" w:eastAsia="Times New Roman" w:hAnsi="Times New Roman" w:cs="Times New Roman"/>
          <w:lang w:val="en-US"/>
        </w:rPr>
        <w:t>LLM</w:t>
      </w:r>
      <w:r w:rsidRPr="001110B6">
        <w:rPr>
          <w:rFonts w:ascii="Times New Roman" w:eastAsia="Times New Roman" w:hAnsi="Times New Roman" w:cs="Times New Roman"/>
        </w:rPr>
        <w:t xml:space="preserve">). </w:t>
      </w:r>
    </w:p>
    <w:tbl>
      <w:tblPr>
        <w:tblW w:w="11611" w:type="dxa"/>
        <w:tblInd w:w="-9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0"/>
        <w:gridCol w:w="1238"/>
        <w:gridCol w:w="3252"/>
        <w:gridCol w:w="3686"/>
        <w:gridCol w:w="1559"/>
        <w:gridCol w:w="1276"/>
      </w:tblGrid>
      <w:tr w:rsidR="00E94F32" w:rsidRPr="001110B6" w14:paraId="727F4F6C" w14:textId="77777777" w:rsidTr="00450A00">
        <w:tc>
          <w:tcPr>
            <w:tcW w:w="3252" w:type="dxa"/>
          </w:tcPr>
          <w:p w14:paraId="41A1B852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7428F6C1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110B6">
              <w:rPr>
                <w:rFonts w:ascii="Times New Roman" w:eastAsia="Times New Roman" w:hAnsi="Times New Roman" w:cs="Times New Roman"/>
              </w:rPr>
              <w:t xml:space="preserve">Провести проверки безопасности: корректность политик безопасности виджета, защита от </w:t>
            </w:r>
            <w:r w:rsidRPr="001110B6">
              <w:rPr>
                <w:rFonts w:ascii="Times New Roman" w:eastAsia="Times New Roman" w:hAnsi="Times New Roman" w:cs="Times New Roman"/>
                <w:lang w:val="en-US"/>
              </w:rPr>
              <w:t>XSS</w:t>
            </w:r>
            <w:r w:rsidRPr="001110B6">
              <w:rPr>
                <w:rFonts w:ascii="Times New Roman" w:eastAsia="Times New Roman" w:hAnsi="Times New Roman" w:cs="Times New Roman"/>
              </w:rPr>
              <w:t>/инъекций, управление секретами.</w:t>
            </w:r>
          </w:p>
          <w:p w14:paraId="628F4991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110B6">
              <w:rPr>
                <w:rFonts w:ascii="Times New Roman" w:eastAsia="Times New Roman" w:hAnsi="Times New Roman" w:cs="Times New Roman"/>
              </w:rPr>
              <w:lastRenderedPageBreak/>
              <w:t xml:space="preserve">5. Подготовить </w:t>
            </w:r>
            <w:r w:rsidRPr="001110B6">
              <w:rPr>
                <w:rFonts w:ascii="Times New Roman" w:eastAsia="Times New Roman" w:hAnsi="Times New Roman" w:cs="Times New Roman"/>
                <w:lang w:val="en-US"/>
              </w:rPr>
              <w:t>PROD</w:t>
            </w:r>
            <w:r w:rsidRPr="001110B6">
              <w:rPr>
                <w:rFonts w:ascii="Times New Roman" w:eastAsia="Times New Roman" w:hAnsi="Times New Roman" w:cs="Times New Roman"/>
              </w:rPr>
              <w:t>-окружение и выполнить выпуск релиза.</w:t>
            </w:r>
          </w:p>
          <w:p w14:paraId="2E061878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3AE57070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110B6">
              <w:rPr>
                <w:rFonts w:ascii="Times New Roman" w:eastAsia="Times New Roman" w:hAnsi="Times New Roman" w:cs="Times New Roman"/>
              </w:rPr>
              <w:t>Передать эксплуатационные материалы и план развития</w:t>
            </w:r>
          </w:p>
        </w:tc>
        <w:tc>
          <w:tcPr>
            <w:tcW w:w="3686" w:type="dxa"/>
          </w:tcPr>
          <w:p w14:paraId="0F173F0C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110B6">
              <w:rPr>
                <w:rFonts w:ascii="Times New Roman" w:eastAsia="Times New Roman" w:hAnsi="Times New Roman" w:cs="Times New Roman"/>
              </w:rPr>
              <w:lastRenderedPageBreak/>
              <w:t>1. Отчетная документация в объеме не менее 12 страниц, включающая:</w:t>
            </w:r>
          </w:p>
          <w:p w14:paraId="09DA7858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110B6">
              <w:rPr>
                <w:rFonts w:ascii="Times New Roman" w:eastAsia="Times New Roman" w:hAnsi="Times New Roman" w:cs="Times New Roman"/>
              </w:rPr>
              <w:t xml:space="preserve">- Рабочий бэкенд-сервис (Python) с </w:t>
            </w:r>
            <w:proofErr w:type="spellStart"/>
            <w:r w:rsidRPr="001110B6">
              <w:rPr>
                <w:rFonts w:ascii="Times New Roman" w:eastAsia="Times New Roman" w:hAnsi="Times New Roman" w:cs="Times New Roman"/>
              </w:rPr>
              <w:t>эндпоинтами</w:t>
            </w:r>
            <w:proofErr w:type="spellEnd"/>
          </w:p>
          <w:p w14:paraId="1D47784D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110B6">
              <w:rPr>
                <w:rFonts w:ascii="Times New Roman" w:eastAsia="Times New Roman" w:hAnsi="Times New Roman" w:cs="Times New Roman"/>
              </w:rPr>
              <w:t xml:space="preserve">- Развёрнутые </w:t>
            </w:r>
            <w:proofErr w:type="spellStart"/>
            <w:r w:rsidRPr="001110B6">
              <w:rPr>
                <w:rFonts w:ascii="Times New Roman" w:eastAsia="Times New Roman" w:hAnsi="Times New Roman" w:cs="Times New Roman"/>
              </w:rPr>
              <w:t>Postgres</w:t>
            </w:r>
            <w:proofErr w:type="spellEnd"/>
            <w:r w:rsidRPr="001110B6">
              <w:rPr>
                <w:rFonts w:ascii="Times New Roman" w:eastAsia="Times New Roman" w:hAnsi="Times New Roman" w:cs="Times New Roman"/>
              </w:rPr>
              <w:t xml:space="preserve"> и векторная база данных</w:t>
            </w:r>
          </w:p>
          <w:p w14:paraId="59DEDB84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110B6">
              <w:rPr>
                <w:rFonts w:ascii="Times New Roman" w:eastAsia="Times New Roman" w:hAnsi="Times New Roman" w:cs="Times New Roman"/>
              </w:rPr>
              <w:t>- Настроенный коннектор к хранилищу Заказчика:</w:t>
            </w:r>
          </w:p>
          <w:p w14:paraId="559843F9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110B6">
              <w:rPr>
                <w:rFonts w:ascii="Times New Roman" w:eastAsia="Times New Roman" w:hAnsi="Times New Roman" w:cs="Times New Roman"/>
              </w:rPr>
              <w:t xml:space="preserve">- Модули извлечения для Word, Excel, Power Point, PDF с нормализацией текста и метаданных. </w:t>
            </w:r>
          </w:p>
          <w:p w14:paraId="4D748C4F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110B6">
              <w:rPr>
                <w:rFonts w:ascii="Times New Roman" w:eastAsia="Times New Roman" w:hAnsi="Times New Roman" w:cs="Times New Roman"/>
              </w:rPr>
              <w:t xml:space="preserve">- Техническая документация по эксплуатации: как добавлять/обновлять/удалять файлы через хранилище, как работает синхронизация и переиндексация, </w:t>
            </w:r>
            <w:r w:rsidRPr="001110B6">
              <w:rPr>
                <w:rFonts w:ascii="Times New Roman" w:eastAsia="Times New Roman" w:hAnsi="Times New Roman" w:cs="Times New Roman"/>
              </w:rPr>
              <w:lastRenderedPageBreak/>
              <w:t>формат поддерживаемых файлов и действующие ограничения.</w:t>
            </w:r>
          </w:p>
          <w:p w14:paraId="0B379F46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110B6">
              <w:rPr>
                <w:rFonts w:ascii="Times New Roman" w:eastAsia="Times New Roman" w:hAnsi="Times New Roman" w:cs="Times New Roman"/>
              </w:rPr>
              <w:t xml:space="preserve">- Политики безопасности решения </w:t>
            </w:r>
          </w:p>
          <w:p w14:paraId="6FE5FB78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110B6">
              <w:rPr>
                <w:rFonts w:ascii="Times New Roman" w:eastAsia="Times New Roman" w:hAnsi="Times New Roman" w:cs="Times New Roman"/>
              </w:rPr>
              <w:t>- Документация по API и эксплуатационное руководство</w:t>
            </w:r>
          </w:p>
          <w:p w14:paraId="64ED2FE4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7A531D0F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110B6">
              <w:rPr>
                <w:rFonts w:ascii="Times New Roman" w:eastAsia="Times New Roman" w:hAnsi="Times New Roman" w:cs="Times New Roman"/>
              </w:rPr>
              <w:t>Допустимые форматы для документов: Word, Excel, Power Point, PDF, а также специализированные форматы, используемые для работы с данными и программным обеспечением</w:t>
            </w:r>
          </w:p>
          <w:p w14:paraId="618EC37B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110B6">
              <w:rPr>
                <w:rFonts w:ascii="Times New Roman" w:eastAsia="Times New Roman" w:hAnsi="Times New Roman" w:cs="Times New Roman"/>
              </w:rPr>
              <w:t>2. Отчетная документация в объеме не менее 4 страниц, включающая:</w:t>
            </w:r>
          </w:p>
          <w:p w14:paraId="3CEE296A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110B6">
              <w:rPr>
                <w:rFonts w:ascii="Times New Roman" w:eastAsia="Times New Roman" w:hAnsi="Times New Roman" w:cs="Times New Roman"/>
              </w:rPr>
              <w:t>- Готовый фронт-виджет (</w:t>
            </w:r>
            <w:proofErr w:type="spellStart"/>
            <w:r w:rsidRPr="001110B6">
              <w:rPr>
                <w:rFonts w:ascii="Times New Roman" w:eastAsia="Times New Roman" w:hAnsi="Times New Roman" w:cs="Times New Roman"/>
              </w:rPr>
              <w:t>iframe</w:t>
            </w:r>
            <w:proofErr w:type="spellEnd"/>
            <w:r w:rsidRPr="001110B6">
              <w:rPr>
                <w:rFonts w:ascii="Times New Roman" w:eastAsia="Times New Roman" w:hAnsi="Times New Roman" w:cs="Times New Roman"/>
              </w:rPr>
              <w:t>/скрипт), подключённый к собственному API.</w:t>
            </w:r>
          </w:p>
          <w:p w14:paraId="17B79849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110B6">
              <w:rPr>
                <w:rFonts w:ascii="Times New Roman" w:eastAsia="Times New Roman" w:hAnsi="Times New Roman" w:cs="Times New Roman"/>
              </w:rPr>
              <w:t xml:space="preserve">- Встраиваемый </w:t>
            </w:r>
            <w:proofErr w:type="spellStart"/>
            <w:r w:rsidRPr="001110B6">
              <w:rPr>
                <w:rFonts w:ascii="Times New Roman" w:eastAsia="Times New Roman" w:hAnsi="Times New Roman" w:cs="Times New Roman"/>
              </w:rPr>
              <w:t>сниппет</w:t>
            </w:r>
            <w:proofErr w:type="spellEnd"/>
            <w:r w:rsidRPr="001110B6">
              <w:rPr>
                <w:rFonts w:ascii="Times New Roman" w:eastAsia="Times New Roman" w:hAnsi="Times New Roman" w:cs="Times New Roman"/>
              </w:rPr>
              <w:t xml:space="preserve"> и краткая инструкция подключения. </w:t>
            </w:r>
          </w:p>
          <w:p w14:paraId="7959D4A6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110B6">
              <w:rPr>
                <w:rFonts w:ascii="Times New Roman" w:eastAsia="Times New Roman" w:hAnsi="Times New Roman" w:cs="Times New Roman"/>
              </w:rPr>
              <w:t>- Паспорт компонента (точки подключения, параметры, версии, зависимости).</w:t>
            </w:r>
          </w:p>
          <w:p w14:paraId="063FE3FD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110B6">
              <w:rPr>
                <w:rFonts w:ascii="Times New Roman" w:eastAsia="Times New Roman" w:hAnsi="Times New Roman" w:cs="Times New Roman"/>
              </w:rPr>
              <w:t xml:space="preserve">- Акт внедрения на </w:t>
            </w:r>
            <w:proofErr w:type="spellStart"/>
            <w:r w:rsidRPr="001110B6">
              <w:rPr>
                <w:rFonts w:ascii="Times New Roman" w:eastAsia="Times New Roman" w:hAnsi="Times New Roman" w:cs="Times New Roman"/>
              </w:rPr>
              <w:t>Bitrix</w:t>
            </w:r>
            <w:proofErr w:type="spellEnd"/>
            <w:r w:rsidRPr="001110B6">
              <w:rPr>
                <w:rFonts w:ascii="Times New Roman" w:eastAsia="Times New Roman" w:hAnsi="Times New Roman" w:cs="Times New Roman"/>
              </w:rPr>
              <w:t xml:space="preserve">. </w:t>
            </w:r>
          </w:p>
          <w:p w14:paraId="5C1A01CD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6CC40BB5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110B6">
              <w:rPr>
                <w:rFonts w:ascii="Times New Roman" w:eastAsia="Times New Roman" w:hAnsi="Times New Roman" w:cs="Times New Roman"/>
              </w:rPr>
              <w:t>Допустимые форматы для документов: Word, Excel, Power Point, PDF, а также специализированные форматы, используемые для работы с данными и программным обеспечением</w:t>
            </w:r>
          </w:p>
          <w:p w14:paraId="380210B8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110B6">
              <w:rPr>
                <w:rFonts w:ascii="Times New Roman" w:eastAsia="Times New Roman" w:hAnsi="Times New Roman" w:cs="Times New Roman"/>
              </w:rPr>
              <w:t>3. Отчетная документация в объеме не менее 5 страниц, включающая:</w:t>
            </w:r>
          </w:p>
          <w:p w14:paraId="42484753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110B6">
              <w:rPr>
                <w:rFonts w:ascii="Times New Roman" w:eastAsia="Times New Roman" w:hAnsi="Times New Roman" w:cs="Times New Roman"/>
              </w:rPr>
              <w:t xml:space="preserve">- Дашборды и правила оповещений по ключевым метрикам. </w:t>
            </w:r>
          </w:p>
          <w:p w14:paraId="69E504E1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110B6">
              <w:rPr>
                <w:rFonts w:ascii="Times New Roman" w:eastAsia="Times New Roman" w:hAnsi="Times New Roman" w:cs="Times New Roman"/>
              </w:rPr>
              <w:lastRenderedPageBreak/>
              <w:t xml:space="preserve">- Описание метрик и </w:t>
            </w:r>
            <w:proofErr w:type="spellStart"/>
            <w:r w:rsidRPr="001110B6">
              <w:rPr>
                <w:rFonts w:ascii="Times New Roman" w:eastAsia="Times New Roman" w:hAnsi="Times New Roman" w:cs="Times New Roman"/>
              </w:rPr>
              <w:t>эндпоинта</w:t>
            </w:r>
            <w:proofErr w:type="spellEnd"/>
            <w:r w:rsidRPr="001110B6">
              <w:rPr>
                <w:rFonts w:ascii="Times New Roman" w:eastAsia="Times New Roman" w:hAnsi="Times New Roman" w:cs="Times New Roman"/>
              </w:rPr>
              <w:t xml:space="preserve"> /</w:t>
            </w:r>
            <w:proofErr w:type="spellStart"/>
            <w:r w:rsidRPr="001110B6">
              <w:rPr>
                <w:rFonts w:ascii="Times New Roman" w:eastAsia="Times New Roman" w:hAnsi="Times New Roman" w:cs="Times New Roman"/>
              </w:rPr>
              <w:t>metrics</w:t>
            </w:r>
            <w:proofErr w:type="spellEnd"/>
          </w:p>
          <w:p w14:paraId="11F921C1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110B6">
              <w:rPr>
                <w:rFonts w:ascii="Times New Roman" w:eastAsia="Times New Roman" w:hAnsi="Times New Roman" w:cs="Times New Roman"/>
              </w:rPr>
              <w:t>- Политика логирования и хранения.</w:t>
            </w:r>
          </w:p>
          <w:p w14:paraId="1D909FD0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110B6">
              <w:rPr>
                <w:rFonts w:ascii="Times New Roman" w:eastAsia="Times New Roman" w:hAnsi="Times New Roman" w:cs="Times New Roman"/>
              </w:rPr>
              <w:t xml:space="preserve">- Инструкция по обработке инцидентов (диагностика по метрикам/логам, шаги восстановления). </w:t>
            </w:r>
          </w:p>
          <w:p w14:paraId="504FB8F7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1D77C3BC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110B6">
              <w:rPr>
                <w:rFonts w:ascii="Times New Roman" w:eastAsia="Times New Roman" w:hAnsi="Times New Roman" w:cs="Times New Roman"/>
              </w:rPr>
              <w:t>Допустимые форматы для документов: Word, Excel, Power Point, PDF, а также специализированные форматы, используемые для работы с данными и программным обеспечением.</w:t>
            </w:r>
          </w:p>
          <w:p w14:paraId="169CBB45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110B6">
              <w:rPr>
                <w:rFonts w:ascii="Times New Roman" w:eastAsia="Times New Roman" w:hAnsi="Times New Roman" w:cs="Times New Roman"/>
              </w:rPr>
              <w:t>4. Отчетная документация в объеме не менее 25 страниц, включающая:</w:t>
            </w:r>
          </w:p>
          <w:p w14:paraId="15C913D8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110B6">
              <w:rPr>
                <w:rFonts w:ascii="Times New Roman" w:eastAsia="Times New Roman" w:hAnsi="Times New Roman" w:cs="Times New Roman"/>
              </w:rPr>
              <w:t xml:space="preserve">- Отчёты функционального и нагрузочного тестирования. </w:t>
            </w:r>
          </w:p>
          <w:p w14:paraId="5E0B0DC6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110B6">
              <w:rPr>
                <w:rFonts w:ascii="Times New Roman" w:eastAsia="Times New Roman" w:hAnsi="Times New Roman" w:cs="Times New Roman"/>
              </w:rPr>
              <w:t xml:space="preserve">- Протокол приёмо-сдаточных испытаний. </w:t>
            </w:r>
          </w:p>
          <w:p w14:paraId="691C49A2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110B6">
              <w:rPr>
                <w:rFonts w:ascii="Times New Roman" w:eastAsia="Times New Roman" w:hAnsi="Times New Roman" w:cs="Times New Roman"/>
              </w:rPr>
              <w:t xml:space="preserve">- Чек-лист безопасности и результаты исправлений. </w:t>
            </w:r>
          </w:p>
          <w:p w14:paraId="7D41AA7C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5B3640B2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110B6">
              <w:rPr>
                <w:rFonts w:ascii="Times New Roman" w:eastAsia="Times New Roman" w:hAnsi="Times New Roman" w:cs="Times New Roman"/>
              </w:rPr>
              <w:t>Допустимые форматы для документов: Word, Excel, Power Point, PDF, а также специализированные форматы, используемые для работы с данными и программным обеспечением.</w:t>
            </w:r>
          </w:p>
          <w:p w14:paraId="4B5CCB00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110B6">
              <w:rPr>
                <w:rFonts w:ascii="Times New Roman" w:eastAsia="Times New Roman" w:hAnsi="Times New Roman" w:cs="Times New Roman"/>
              </w:rPr>
              <w:t>5. Отчетная документация в объеме не менее 7 страниц, включающая:</w:t>
            </w:r>
          </w:p>
          <w:p w14:paraId="41E48CC7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110B6">
              <w:rPr>
                <w:rFonts w:ascii="Times New Roman" w:eastAsia="Times New Roman" w:hAnsi="Times New Roman" w:cs="Times New Roman"/>
              </w:rPr>
              <w:t>- Эксплуатационные инструкции</w:t>
            </w:r>
          </w:p>
          <w:p w14:paraId="77F97698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110B6">
              <w:rPr>
                <w:rFonts w:ascii="Times New Roman" w:eastAsia="Times New Roman" w:hAnsi="Times New Roman" w:cs="Times New Roman"/>
              </w:rPr>
              <w:t xml:space="preserve">- План развития решения. </w:t>
            </w:r>
          </w:p>
          <w:p w14:paraId="3847B049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  <w:p w14:paraId="3142BF28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110B6">
              <w:rPr>
                <w:rFonts w:ascii="Times New Roman" w:eastAsia="Times New Roman" w:hAnsi="Times New Roman" w:cs="Times New Roman"/>
              </w:rPr>
              <w:lastRenderedPageBreak/>
              <w:t>Допустимые форматы для документов: Word, Excel, Power Point, PDF, а также специализированные форматы, используемые для работы с данными и программным обеспечением.</w:t>
            </w:r>
          </w:p>
        </w:tc>
        <w:tc>
          <w:tcPr>
            <w:tcW w:w="1559" w:type="dxa"/>
          </w:tcPr>
          <w:p w14:paraId="68AC24D1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110B6">
              <w:rPr>
                <w:rFonts w:ascii="Times New Roman" w:eastAsia="Times New Roman" w:hAnsi="Times New Roman" w:cs="Times New Roman"/>
              </w:rPr>
              <w:lastRenderedPageBreak/>
              <w:t>До 25 апреля 2026 года</w:t>
            </w:r>
          </w:p>
        </w:tc>
        <w:tc>
          <w:tcPr>
            <w:tcW w:w="1276" w:type="dxa"/>
          </w:tcPr>
          <w:p w14:paraId="2F0D441D" w14:textId="7D0B6DA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110B6">
              <w:rPr>
                <w:rFonts w:ascii="Times New Roman" w:eastAsia="Times New Roman" w:hAnsi="Times New Roman" w:cs="Times New Roman"/>
              </w:rPr>
              <w:t>988</w:t>
            </w:r>
            <w:r w:rsidRPr="001110B6">
              <w:rPr>
                <w:rFonts w:ascii="Times New Roman" w:eastAsia="Times New Roman" w:hAnsi="Times New Roman" w:cs="Times New Roman"/>
                <w:lang w:val="en-US"/>
              </w:rPr>
              <w:t> </w:t>
            </w:r>
            <w:r w:rsidRPr="001110B6">
              <w:rPr>
                <w:rFonts w:ascii="Times New Roman" w:eastAsia="Times New Roman" w:hAnsi="Times New Roman" w:cs="Times New Roman"/>
              </w:rPr>
              <w:t xml:space="preserve">500 </w:t>
            </w:r>
            <w:ins w:id="32" w:author="Mikhail Kashkin" w:date="2026-02-20T18:52:00Z" w16du:dateUtc="2026-02-20T11:52:00Z">
              <w:r w:rsidR="00A03A7B">
                <w:rPr>
                  <w:rFonts w:ascii="Times New Roman" w:eastAsia="Times New Roman" w:hAnsi="Times New Roman" w:cs="Times New Roman"/>
                </w:rPr>
                <w:t>руб. без НДС</w:t>
              </w:r>
            </w:ins>
            <w:del w:id="33" w:author="Mikhail Kashkin" w:date="2026-02-20T18:52:00Z" w16du:dateUtc="2026-02-20T11:52:00Z">
              <w:r w:rsidRPr="001110B6" w:rsidDel="00A03A7B">
                <w:rPr>
                  <w:rFonts w:ascii="Times New Roman" w:eastAsia="Times New Roman" w:hAnsi="Times New Roman" w:cs="Times New Roman"/>
                </w:rPr>
                <w:delText xml:space="preserve">включая НДС 8% в размере 73 222 руб. 22 коп. </w:delText>
              </w:r>
            </w:del>
          </w:p>
          <w:p w14:paraId="2AFACC60" w14:textId="77777777" w:rsidR="00E94F32" w:rsidRPr="001110B6" w:rsidRDefault="00E94F32" w:rsidP="00450A00">
            <w:pPr>
              <w:jc w:val="both"/>
              <w:rPr>
                <w:rFonts w:ascii="Times New Roman" w:eastAsia="Times New Roman" w:hAnsi="Times New Roman" w:cs="Times New Roman"/>
              </w:rPr>
            </w:pPr>
            <w:r w:rsidRPr="001110B6" w:rsidDel="00F023B2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1916C631" w14:textId="77777777" w:rsidR="00E94F32" w:rsidRPr="001110B6" w:rsidRDefault="00E94F32" w:rsidP="00E94F32">
      <w:pPr>
        <w:spacing w:before="210" w:after="0" w:line="360" w:lineRule="auto"/>
        <w:jc w:val="both"/>
        <w:rPr>
          <w:rFonts w:ascii="Times New Roman" w:eastAsia="Times New Roman" w:hAnsi="Times New Roman" w:cs="Times New Roman"/>
          <w:b/>
        </w:rPr>
      </w:pPr>
      <w:bookmarkStart w:id="34" w:name="_Hlk220685135"/>
      <w:r w:rsidRPr="001110B6">
        <w:rPr>
          <w:rFonts w:ascii="Times New Roman" w:eastAsia="Times New Roman" w:hAnsi="Times New Roman" w:cs="Times New Roman"/>
          <w:b/>
        </w:rPr>
        <w:lastRenderedPageBreak/>
        <w:t>Дополнительные требования:</w:t>
      </w:r>
    </w:p>
    <w:p w14:paraId="19BE0545" w14:textId="77777777" w:rsidR="00E94F32" w:rsidRPr="001110B6" w:rsidRDefault="00E94F32" w:rsidP="00E94F32">
      <w:pPr>
        <w:spacing w:after="210" w:line="360" w:lineRule="auto"/>
        <w:jc w:val="both"/>
        <w:rPr>
          <w:rFonts w:ascii="Times New Roman" w:eastAsia="Times New Roman" w:hAnsi="Times New Roman" w:cs="Times New Roman"/>
          <w:bCs/>
        </w:rPr>
      </w:pPr>
      <w:r w:rsidRPr="001110B6">
        <w:rPr>
          <w:rFonts w:ascii="Times New Roman" w:eastAsia="Times New Roman" w:hAnsi="Times New Roman" w:cs="Times New Roman"/>
          <w:bCs/>
        </w:rPr>
        <w:t>Технологические требования:</w:t>
      </w:r>
    </w:p>
    <w:p w14:paraId="29DCD5C6" w14:textId="77777777" w:rsidR="00E94F32" w:rsidRPr="001110B6" w:rsidRDefault="00E94F32" w:rsidP="00E94F32">
      <w:pPr>
        <w:numPr>
          <w:ilvl w:val="0"/>
          <w:numId w:val="3"/>
        </w:numPr>
        <w:spacing w:before="105" w:after="105" w:line="360" w:lineRule="auto"/>
        <w:jc w:val="both"/>
        <w:rPr>
          <w:rFonts w:ascii="Times New Roman" w:hAnsi="Times New Roman" w:cs="Times New Roman"/>
          <w:bCs/>
        </w:rPr>
      </w:pPr>
      <w:bookmarkStart w:id="35" w:name="_Hlk215411534"/>
      <w:r w:rsidRPr="001110B6">
        <w:rPr>
          <w:rFonts w:ascii="Times New Roman" w:eastAsia="Times New Roman" w:hAnsi="Times New Roman" w:cs="Times New Roman"/>
          <w:bCs/>
        </w:rPr>
        <w:t xml:space="preserve">ИИ-модуль: </w:t>
      </w:r>
      <w:proofErr w:type="spellStart"/>
      <w:r w:rsidRPr="001110B6">
        <w:rPr>
          <w:rFonts w:ascii="Times New Roman" w:eastAsia="Times New Roman" w:hAnsi="Times New Roman" w:cs="Times New Roman"/>
          <w:bCs/>
        </w:rPr>
        <w:t>GigaChat</w:t>
      </w:r>
      <w:proofErr w:type="spellEnd"/>
      <w:r w:rsidRPr="001110B6">
        <w:rPr>
          <w:rFonts w:ascii="Times New Roman" w:eastAsia="Times New Roman" w:hAnsi="Times New Roman" w:cs="Times New Roman"/>
          <w:bCs/>
        </w:rPr>
        <w:t xml:space="preserve"> API с SSL-шифрованием, возможность применения модели </w:t>
      </w:r>
      <w:proofErr w:type="spellStart"/>
      <w:r w:rsidRPr="001110B6">
        <w:rPr>
          <w:rFonts w:ascii="Times New Roman" w:eastAsia="Times New Roman" w:hAnsi="Times New Roman" w:cs="Times New Roman"/>
          <w:bCs/>
          <w:lang w:val="en-US"/>
        </w:rPr>
        <w:t>GigaChat</w:t>
      </w:r>
      <w:proofErr w:type="spellEnd"/>
      <w:r w:rsidRPr="001110B6">
        <w:rPr>
          <w:rFonts w:ascii="Times New Roman" w:eastAsia="Times New Roman" w:hAnsi="Times New Roman" w:cs="Times New Roman"/>
          <w:bCs/>
        </w:rPr>
        <w:t xml:space="preserve"> 2 </w:t>
      </w:r>
      <w:r w:rsidRPr="001110B6">
        <w:rPr>
          <w:rFonts w:ascii="Times New Roman" w:eastAsia="Times New Roman" w:hAnsi="Times New Roman" w:cs="Times New Roman"/>
          <w:bCs/>
          <w:lang w:val="en-US"/>
        </w:rPr>
        <w:t>MAX</w:t>
      </w:r>
      <w:r w:rsidRPr="001110B6">
        <w:rPr>
          <w:rFonts w:ascii="Times New Roman" w:eastAsia="Times New Roman" w:hAnsi="Times New Roman" w:cs="Times New Roman"/>
          <w:bCs/>
        </w:rPr>
        <w:t xml:space="preserve"> и более поздних версий</w:t>
      </w:r>
    </w:p>
    <w:bookmarkEnd w:id="35"/>
    <w:p w14:paraId="1801DF21" w14:textId="77777777" w:rsidR="00E94F32" w:rsidRPr="001110B6" w:rsidRDefault="00E94F32" w:rsidP="00E94F32">
      <w:pPr>
        <w:numPr>
          <w:ilvl w:val="0"/>
          <w:numId w:val="3"/>
        </w:numPr>
        <w:spacing w:before="105" w:after="105" w:line="360" w:lineRule="auto"/>
        <w:jc w:val="both"/>
        <w:rPr>
          <w:rFonts w:ascii="Times New Roman" w:hAnsi="Times New Roman" w:cs="Times New Roman"/>
          <w:bCs/>
        </w:rPr>
      </w:pPr>
      <w:r w:rsidRPr="001110B6">
        <w:rPr>
          <w:rFonts w:ascii="Times New Roman" w:eastAsia="Times New Roman" w:hAnsi="Times New Roman" w:cs="Times New Roman"/>
          <w:bCs/>
        </w:rPr>
        <w:t>Инфраструктура: Размещение на серверах фонда</w:t>
      </w:r>
    </w:p>
    <w:p w14:paraId="1AD9B26F" w14:textId="77777777" w:rsidR="00E94F32" w:rsidRPr="001110B6" w:rsidRDefault="00E94F32" w:rsidP="00E94F32">
      <w:pPr>
        <w:numPr>
          <w:ilvl w:val="0"/>
          <w:numId w:val="3"/>
        </w:numPr>
        <w:spacing w:before="105" w:after="105" w:line="360" w:lineRule="auto"/>
        <w:jc w:val="both"/>
        <w:rPr>
          <w:rFonts w:ascii="Times New Roman" w:hAnsi="Times New Roman" w:cs="Times New Roman"/>
          <w:bCs/>
        </w:rPr>
      </w:pPr>
      <w:r w:rsidRPr="001110B6">
        <w:rPr>
          <w:rFonts w:ascii="Times New Roman" w:eastAsia="Times New Roman" w:hAnsi="Times New Roman" w:cs="Times New Roman"/>
          <w:bCs/>
        </w:rPr>
        <w:t xml:space="preserve">Взаимодействие с пользователями через виджет веб-сайта. </w:t>
      </w:r>
    </w:p>
    <w:p w14:paraId="2C9EFDB4" w14:textId="77777777" w:rsidR="00E94F32" w:rsidRPr="001110B6" w:rsidRDefault="00E94F32" w:rsidP="00E94F32">
      <w:pPr>
        <w:spacing w:after="210" w:line="360" w:lineRule="auto"/>
        <w:jc w:val="both"/>
        <w:rPr>
          <w:rFonts w:ascii="Times New Roman" w:eastAsia="Times New Roman" w:hAnsi="Times New Roman" w:cs="Times New Roman"/>
          <w:bCs/>
        </w:rPr>
      </w:pPr>
      <w:r w:rsidRPr="001110B6">
        <w:rPr>
          <w:rFonts w:ascii="Times New Roman" w:eastAsia="Times New Roman" w:hAnsi="Times New Roman" w:cs="Times New Roman"/>
          <w:bCs/>
        </w:rPr>
        <w:t>Соответствие нормативным требованиям:</w:t>
      </w:r>
    </w:p>
    <w:p w14:paraId="6A77B0C3" w14:textId="77777777" w:rsidR="00E94F32" w:rsidRPr="001110B6" w:rsidRDefault="00E94F32" w:rsidP="00E94F32">
      <w:pPr>
        <w:numPr>
          <w:ilvl w:val="0"/>
          <w:numId w:val="4"/>
        </w:numPr>
        <w:spacing w:before="105" w:after="105" w:line="360" w:lineRule="auto"/>
        <w:jc w:val="both"/>
        <w:rPr>
          <w:rFonts w:ascii="Times New Roman" w:hAnsi="Times New Roman" w:cs="Times New Roman"/>
          <w:bCs/>
        </w:rPr>
      </w:pPr>
      <w:r w:rsidRPr="001110B6">
        <w:rPr>
          <w:rFonts w:ascii="Times New Roman" w:eastAsia="Times New Roman" w:hAnsi="Times New Roman" w:cs="Times New Roman"/>
          <w:bCs/>
        </w:rPr>
        <w:t>Поддержка 1000+ одновременных пользовательских сессий</w:t>
      </w:r>
    </w:p>
    <w:p w14:paraId="0CC528E5" w14:textId="77777777" w:rsidR="00E94F32" w:rsidRPr="001110B6" w:rsidRDefault="00E94F32" w:rsidP="00E94F32">
      <w:pPr>
        <w:numPr>
          <w:ilvl w:val="0"/>
          <w:numId w:val="4"/>
        </w:numPr>
        <w:spacing w:before="105" w:after="105" w:line="360" w:lineRule="auto"/>
        <w:jc w:val="both"/>
        <w:rPr>
          <w:rFonts w:ascii="Times New Roman" w:hAnsi="Times New Roman" w:cs="Times New Roman"/>
          <w:bCs/>
        </w:rPr>
      </w:pPr>
      <w:r w:rsidRPr="001110B6">
        <w:rPr>
          <w:rFonts w:ascii="Times New Roman" w:eastAsia="Times New Roman" w:hAnsi="Times New Roman" w:cs="Times New Roman"/>
          <w:bCs/>
        </w:rPr>
        <w:t>Ответы чат-бота: согласно TOV Фонда</w:t>
      </w:r>
    </w:p>
    <w:p w14:paraId="02BE9CEE" w14:textId="77777777" w:rsidR="00E94F32" w:rsidRPr="001110B6" w:rsidRDefault="00E94F32" w:rsidP="00E94F32">
      <w:pPr>
        <w:spacing w:before="105" w:after="105" w:line="360" w:lineRule="auto"/>
        <w:jc w:val="both"/>
        <w:rPr>
          <w:rFonts w:ascii="Times New Roman" w:hAnsi="Times New Roman" w:cs="Times New Roman"/>
          <w:b/>
        </w:rPr>
      </w:pPr>
      <w:r w:rsidRPr="001110B6">
        <w:rPr>
          <w:rFonts w:ascii="Times New Roman" w:hAnsi="Times New Roman" w:cs="Times New Roman"/>
          <w:b/>
        </w:rPr>
        <w:t>Гарантийные обязательства и сопровождение проекта</w:t>
      </w:r>
    </w:p>
    <w:p w14:paraId="659711BA" w14:textId="77777777" w:rsidR="00E94F32" w:rsidRPr="001110B6" w:rsidRDefault="00E94F32" w:rsidP="00E94F32">
      <w:pPr>
        <w:spacing w:before="105" w:after="105" w:line="360" w:lineRule="auto"/>
        <w:jc w:val="both"/>
        <w:rPr>
          <w:rFonts w:ascii="Times New Roman" w:hAnsi="Times New Roman" w:cs="Times New Roman"/>
          <w:bCs/>
        </w:rPr>
      </w:pPr>
      <w:r w:rsidRPr="001110B6">
        <w:rPr>
          <w:rFonts w:ascii="Times New Roman" w:hAnsi="Times New Roman" w:cs="Times New Roman"/>
          <w:bCs/>
        </w:rPr>
        <w:t>Исполнитель гарантирует корректную работу разработанного решения в соответствии с утверждённым техническим заданием и согласованной архитектурой.</w:t>
      </w:r>
    </w:p>
    <w:p w14:paraId="6F900069" w14:textId="77777777" w:rsidR="00E94F32" w:rsidRPr="001110B6" w:rsidRDefault="00E94F32" w:rsidP="00E94F32">
      <w:pPr>
        <w:spacing w:before="105" w:after="105" w:line="360" w:lineRule="auto"/>
        <w:jc w:val="both"/>
        <w:rPr>
          <w:rFonts w:ascii="Times New Roman" w:hAnsi="Times New Roman" w:cs="Times New Roman"/>
          <w:bCs/>
        </w:rPr>
      </w:pPr>
    </w:p>
    <w:p w14:paraId="026CA5F3" w14:textId="77777777" w:rsidR="00E94F32" w:rsidRPr="001110B6" w:rsidRDefault="00E94F32" w:rsidP="00E94F32">
      <w:pPr>
        <w:spacing w:before="105" w:after="105" w:line="360" w:lineRule="auto"/>
        <w:jc w:val="both"/>
        <w:rPr>
          <w:rFonts w:ascii="Times New Roman" w:hAnsi="Times New Roman" w:cs="Times New Roman"/>
          <w:bCs/>
        </w:rPr>
      </w:pPr>
      <w:r w:rsidRPr="001110B6">
        <w:rPr>
          <w:rFonts w:ascii="Times New Roman" w:hAnsi="Times New Roman" w:cs="Times New Roman"/>
          <w:bCs/>
        </w:rPr>
        <w:t>Гарантийный срок эксплуатации составляет 1 (один) год с даты подписания акта сдачи-приёмки.</w:t>
      </w:r>
    </w:p>
    <w:p w14:paraId="1D26FAAD" w14:textId="77777777" w:rsidR="00E94F32" w:rsidRPr="001110B6" w:rsidRDefault="00E94F32" w:rsidP="00E94F32">
      <w:pPr>
        <w:spacing w:before="105" w:after="105" w:line="360" w:lineRule="auto"/>
        <w:jc w:val="both"/>
        <w:rPr>
          <w:rFonts w:ascii="Times New Roman" w:hAnsi="Times New Roman" w:cs="Times New Roman"/>
          <w:bCs/>
        </w:rPr>
      </w:pPr>
      <w:r w:rsidRPr="001110B6">
        <w:rPr>
          <w:rFonts w:ascii="Times New Roman" w:hAnsi="Times New Roman" w:cs="Times New Roman"/>
          <w:bCs/>
        </w:rPr>
        <w:t>В течение гарантийного периода Исполнитель обязуется:</w:t>
      </w:r>
    </w:p>
    <w:p w14:paraId="7B6B7672" w14:textId="77777777" w:rsidR="00E94F32" w:rsidRPr="001110B6" w:rsidRDefault="00E94F32" w:rsidP="00E94F32">
      <w:pPr>
        <w:numPr>
          <w:ilvl w:val="1"/>
          <w:numId w:val="34"/>
        </w:numPr>
        <w:spacing w:before="105" w:after="105" w:line="360" w:lineRule="auto"/>
        <w:jc w:val="both"/>
        <w:rPr>
          <w:rFonts w:ascii="Times New Roman" w:hAnsi="Times New Roman" w:cs="Times New Roman"/>
          <w:bCs/>
        </w:rPr>
      </w:pPr>
      <w:r w:rsidRPr="001110B6">
        <w:rPr>
          <w:rFonts w:ascii="Times New Roman" w:hAnsi="Times New Roman" w:cs="Times New Roman"/>
          <w:bCs/>
        </w:rPr>
        <w:t>бесплатно устранять выявленные ошибки и недоработки, влияющие на стабильность и функциональность системы;</w:t>
      </w:r>
    </w:p>
    <w:p w14:paraId="64ABDBB6" w14:textId="77777777" w:rsidR="00E94F32" w:rsidRPr="001110B6" w:rsidRDefault="00E94F32" w:rsidP="00E94F32">
      <w:pPr>
        <w:numPr>
          <w:ilvl w:val="1"/>
          <w:numId w:val="34"/>
        </w:numPr>
        <w:spacing w:before="105" w:after="105" w:line="360" w:lineRule="auto"/>
        <w:jc w:val="both"/>
        <w:rPr>
          <w:rFonts w:ascii="Times New Roman" w:hAnsi="Times New Roman" w:cs="Times New Roman"/>
          <w:bCs/>
        </w:rPr>
      </w:pPr>
      <w:r w:rsidRPr="001110B6">
        <w:rPr>
          <w:rFonts w:ascii="Times New Roman" w:hAnsi="Times New Roman" w:cs="Times New Roman"/>
          <w:bCs/>
        </w:rPr>
        <w:t>консультировать специалистов Заказчика по вопросам эксплуатации;</w:t>
      </w:r>
    </w:p>
    <w:p w14:paraId="3018CF54" w14:textId="77777777" w:rsidR="00E94F32" w:rsidRPr="001110B6" w:rsidRDefault="00E94F32" w:rsidP="00E94F32">
      <w:pPr>
        <w:numPr>
          <w:ilvl w:val="1"/>
          <w:numId w:val="34"/>
        </w:numPr>
        <w:spacing w:before="105" w:after="105" w:line="360" w:lineRule="auto"/>
        <w:jc w:val="both"/>
        <w:rPr>
          <w:rFonts w:ascii="Times New Roman" w:hAnsi="Times New Roman" w:cs="Times New Roman"/>
          <w:bCs/>
        </w:rPr>
      </w:pPr>
      <w:r w:rsidRPr="001110B6">
        <w:rPr>
          <w:rFonts w:ascii="Times New Roman" w:hAnsi="Times New Roman" w:cs="Times New Roman"/>
          <w:bCs/>
        </w:rPr>
        <w:t>обеспечивать корректное функционирование чат-бота в пределах предоставленной инфраструктуры и API;</w:t>
      </w:r>
    </w:p>
    <w:p w14:paraId="42D686CF" w14:textId="77777777" w:rsidR="00E94F32" w:rsidRPr="001110B6" w:rsidRDefault="00E94F32" w:rsidP="00E94F32">
      <w:pPr>
        <w:numPr>
          <w:ilvl w:val="1"/>
          <w:numId w:val="34"/>
        </w:numPr>
        <w:spacing w:before="105" w:after="105" w:line="360" w:lineRule="auto"/>
        <w:jc w:val="both"/>
        <w:rPr>
          <w:rFonts w:ascii="Times New Roman" w:hAnsi="Times New Roman" w:cs="Times New Roman"/>
          <w:bCs/>
        </w:rPr>
      </w:pPr>
      <w:r w:rsidRPr="001110B6">
        <w:rPr>
          <w:rFonts w:ascii="Times New Roman" w:hAnsi="Times New Roman" w:cs="Times New Roman"/>
          <w:bCs/>
        </w:rPr>
        <w:t>при необходимости выполнять корректировку параметров интеграции, тайм-аутов, лимитов и других рабочих характеристик</w:t>
      </w:r>
    </w:p>
    <w:p w14:paraId="3AFE7D01" w14:textId="77777777" w:rsidR="00E94F32" w:rsidRPr="001110B6" w:rsidRDefault="00E94F32" w:rsidP="00E94F32">
      <w:pPr>
        <w:numPr>
          <w:ilvl w:val="1"/>
          <w:numId w:val="34"/>
        </w:numPr>
        <w:spacing w:before="105" w:after="105" w:line="360" w:lineRule="auto"/>
        <w:jc w:val="both"/>
        <w:rPr>
          <w:rFonts w:ascii="Times New Roman" w:hAnsi="Times New Roman" w:cs="Times New Roman"/>
          <w:bCs/>
        </w:rPr>
      </w:pPr>
      <w:r w:rsidRPr="001110B6">
        <w:rPr>
          <w:rFonts w:ascii="Times New Roman" w:hAnsi="Times New Roman" w:cs="Times New Roman"/>
          <w:bCs/>
        </w:rPr>
        <w:lastRenderedPageBreak/>
        <w:t xml:space="preserve">суммарное время выполнения доработок в рамках текущего проекта в общих пределах </w:t>
      </w:r>
      <w:r w:rsidRPr="00865B9C">
        <w:rPr>
          <w:rFonts w:ascii="Times New Roman" w:hAnsi="Times New Roman" w:cs="Times New Roman"/>
          <w:bCs/>
          <w:sz w:val="24"/>
          <w:szCs w:val="24"/>
        </w:rPr>
        <w:t>65</w:t>
      </w:r>
      <w:r w:rsidRPr="001110B6">
        <w:rPr>
          <w:rFonts w:ascii="Times New Roman" w:hAnsi="Times New Roman" w:cs="Times New Roman"/>
          <w:bCs/>
        </w:rPr>
        <w:t xml:space="preserve"> часов без дополнительной оплаты в случае выявления существенных недостатков;</w:t>
      </w:r>
    </w:p>
    <w:p w14:paraId="500E65FB" w14:textId="77777777" w:rsidR="00E94F32" w:rsidRPr="001110B6" w:rsidRDefault="00E94F32" w:rsidP="00E94F32">
      <w:pPr>
        <w:spacing w:before="105" w:after="105" w:line="360" w:lineRule="auto"/>
        <w:jc w:val="both"/>
        <w:rPr>
          <w:rFonts w:ascii="Times New Roman" w:hAnsi="Times New Roman" w:cs="Times New Roman"/>
          <w:bCs/>
        </w:rPr>
      </w:pPr>
      <w:r w:rsidRPr="001110B6">
        <w:rPr>
          <w:rFonts w:ascii="Times New Roman" w:hAnsi="Times New Roman" w:cs="Times New Roman"/>
          <w:bCs/>
        </w:rPr>
        <w:t>Критерии существенных недостатков (по ст. 723 и 724 ГК РФ, а также по практике применения гарантийного обслуживания в ИТ- договорах):</w:t>
      </w:r>
    </w:p>
    <w:p w14:paraId="536B271F" w14:textId="77777777" w:rsidR="00E94F32" w:rsidRPr="001110B6" w:rsidRDefault="00E94F32" w:rsidP="00E94F32">
      <w:pPr>
        <w:numPr>
          <w:ilvl w:val="0"/>
          <w:numId w:val="35"/>
        </w:numPr>
        <w:spacing w:before="105" w:after="105" w:line="360" w:lineRule="auto"/>
        <w:jc w:val="both"/>
        <w:rPr>
          <w:rFonts w:ascii="Times New Roman" w:hAnsi="Times New Roman" w:cs="Times New Roman"/>
          <w:bCs/>
        </w:rPr>
      </w:pPr>
      <w:r w:rsidRPr="001110B6">
        <w:rPr>
          <w:rFonts w:ascii="Times New Roman" w:hAnsi="Times New Roman" w:cs="Times New Roman"/>
          <w:bCs/>
        </w:rPr>
        <w:t>Приводят к полной или частичной невозможности использовать систему по назначению</w:t>
      </w:r>
    </w:p>
    <w:p w14:paraId="50C8C167" w14:textId="77777777" w:rsidR="00E94F32" w:rsidRPr="001110B6" w:rsidRDefault="00E94F32" w:rsidP="00E94F32">
      <w:pPr>
        <w:numPr>
          <w:ilvl w:val="0"/>
          <w:numId w:val="35"/>
        </w:numPr>
        <w:spacing w:before="105" w:after="105" w:line="360" w:lineRule="auto"/>
        <w:jc w:val="both"/>
        <w:rPr>
          <w:rFonts w:ascii="Times New Roman" w:hAnsi="Times New Roman" w:cs="Times New Roman"/>
          <w:bCs/>
        </w:rPr>
      </w:pPr>
      <w:r w:rsidRPr="001110B6">
        <w:rPr>
          <w:rFonts w:ascii="Times New Roman" w:hAnsi="Times New Roman" w:cs="Times New Roman"/>
          <w:bCs/>
        </w:rPr>
        <w:t xml:space="preserve">Нарушают требования безопасности: выявленные уязвимости XSS, SQL </w:t>
      </w:r>
      <w:proofErr w:type="spellStart"/>
      <w:r w:rsidRPr="001110B6">
        <w:rPr>
          <w:rFonts w:ascii="Times New Roman" w:hAnsi="Times New Roman" w:cs="Times New Roman"/>
          <w:bCs/>
        </w:rPr>
        <w:t>иньекции</w:t>
      </w:r>
      <w:proofErr w:type="spellEnd"/>
      <w:r w:rsidRPr="001110B6">
        <w:rPr>
          <w:rFonts w:ascii="Times New Roman" w:hAnsi="Times New Roman" w:cs="Times New Roman"/>
          <w:bCs/>
        </w:rPr>
        <w:t>, утечки служебных данных или секретов развертывания системы</w:t>
      </w:r>
    </w:p>
    <w:p w14:paraId="40B070E6" w14:textId="77777777" w:rsidR="00E94F32" w:rsidRPr="001110B6" w:rsidRDefault="00E94F32" w:rsidP="00E94F32">
      <w:pPr>
        <w:numPr>
          <w:ilvl w:val="0"/>
          <w:numId w:val="35"/>
        </w:numPr>
        <w:spacing w:before="105" w:after="105" w:line="360" w:lineRule="auto"/>
        <w:jc w:val="both"/>
        <w:rPr>
          <w:rFonts w:ascii="Times New Roman" w:hAnsi="Times New Roman" w:cs="Times New Roman"/>
          <w:bCs/>
        </w:rPr>
      </w:pPr>
      <w:r w:rsidRPr="001110B6">
        <w:rPr>
          <w:rFonts w:ascii="Times New Roman" w:hAnsi="Times New Roman" w:cs="Times New Roman"/>
          <w:bCs/>
        </w:rPr>
        <w:t>Нарушают требования производительности без учета проблем производительности внешних узлов, изменения форматов сопряженных систем</w:t>
      </w:r>
    </w:p>
    <w:p w14:paraId="4BE7F149" w14:textId="77777777" w:rsidR="00E94F32" w:rsidRPr="001110B6" w:rsidRDefault="00E94F32" w:rsidP="00E94F32">
      <w:pPr>
        <w:spacing w:before="105" w:after="105" w:line="360" w:lineRule="auto"/>
        <w:jc w:val="both"/>
        <w:rPr>
          <w:rFonts w:ascii="Times New Roman" w:hAnsi="Times New Roman" w:cs="Times New Roman"/>
          <w:bCs/>
        </w:rPr>
      </w:pPr>
    </w:p>
    <w:p w14:paraId="1C204D2C" w14:textId="77777777" w:rsidR="00E94F32" w:rsidRPr="001110B6" w:rsidRDefault="00E94F32" w:rsidP="00E94F32">
      <w:pPr>
        <w:spacing w:before="105" w:after="105" w:line="360" w:lineRule="auto"/>
        <w:jc w:val="both"/>
        <w:rPr>
          <w:rFonts w:ascii="Times New Roman" w:hAnsi="Times New Roman" w:cs="Times New Roman"/>
          <w:bCs/>
        </w:rPr>
      </w:pPr>
      <w:r w:rsidRPr="001110B6">
        <w:rPr>
          <w:rFonts w:ascii="Times New Roman" w:hAnsi="Times New Roman" w:cs="Times New Roman"/>
          <w:bCs/>
        </w:rPr>
        <w:t>К существенным недостаткам не относятся:</w:t>
      </w:r>
    </w:p>
    <w:p w14:paraId="1E3D47AF" w14:textId="1B78A140" w:rsidR="00E94F32" w:rsidRPr="001110B6" w:rsidRDefault="00E94F32" w:rsidP="00E94F32">
      <w:pPr>
        <w:numPr>
          <w:ilvl w:val="0"/>
          <w:numId w:val="35"/>
        </w:numPr>
        <w:spacing w:before="105" w:after="105" w:line="360" w:lineRule="auto"/>
        <w:jc w:val="both"/>
        <w:rPr>
          <w:rFonts w:ascii="Times New Roman" w:hAnsi="Times New Roman" w:cs="Times New Roman"/>
          <w:bCs/>
        </w:rPr>
      </w:pPr>
      <w:proofErr w:type="spellStart"/>
      <w:r w:rsidRPr="001110B6">
        <w:rPr>
          <w:rFonts w:ascii="Times New Roman" w:hAnsi="Times New Roman" w:cs="Times New Roman"/>
          <w:bCs/>
        </w:rPr>
        <w:t>DDoS</w:t>
      </w:r>
      <w:proofErr w:type="spellEnd"/>
      <w:r w:rsidRPr="001110B6">
        <w:rPr>
          <w:rFonts w:ascii="Times New Roman" w:hAnsi="Times New Roman" w:cs="Times New Roman"/>
          <w:bCs/>
        </w:rPr>
        <w:t xml:space="preserve"> атаки и действия </w:t>
      </w:r>
      <w:del w:id="36" w:author="Mikhail Kashkin" w:date="2026-02-12T20:31:00Z" w16du:dateUtc="2026-02-12T13:31:00Z">
        <w:r w:rsidRPr="001110B6" w:rsidDel="00B30EE7">
          <w:rPr>
            <w:rFonts w:ascii="Times New Roman" w:hAnsi="Times New Roman" w:cs="Times New Roman"/>
            <w:bCs/>
          </w:rPr>
          <w:delText>третих</w:delText>
        </w:r>
      </w:del>
      <w:ins w:id="37" w:author="Mikhail Kashkin" w:date="2026-02-12T20:31:00Z" w16du:dateUtc="2026-02-12T13:31:00Z">
        <w:r w:rsidR="00B30EE7" w:rsidRPr="001110B6">
          <w:rPr>
            <w:rFonts w:ascii="Times New Roman" w:hAnsi="Times New Roman" w:cs="Times New Roman"/>
            <w:bCs/>
          </w:rPr>
          <w:t>третьих</w:t>
        </w:r>
      </w:ins>
      <w:r w:rsidRPr="001110B6">
        <w:rPr>
          <w:rFonts w:ascii="Times New Roman" w:hAnsi="Times New Roman" w:cs="Times New Roman"/>
          <w:bCs/>
        </w:rPr>
        <w:t xml:space="preserve"> лиц направленные на дестабилизацию работы компонентов в рамках пользовательских сценарие</w:t>
      </w:r>
      <w:ins w:id="38" w:author="Mikhail Kashkin" w:date="2026-02-12T20:31:00Z" w16du:dateUtc="2026-02-12T13:31:00Z">
        <w:r w:rsidR="00B30EE7" w:rsidRPr="001110B6">
          <w:rPr>
            <w:rFonts w:ascii="Times New Roman" w:hAnsi="Times New Roman" w:cs="Times New Roman"/>
            <w:bCs/>
          </w:rPr>
          <w:t>в</w:t>
        </w:r>
      </w:ins>
    </w:p>
    <w:p w14:paraId="2FF3CEFB" w14:textId="77777777" w:rsidR="00E94F32" w:rsidRPr="001110B6" w:rsidRDefault="00E94F32" w:rsidP="00E94F32">
      <w:pPr>
        <w:numPr>
          <w:ilvl w:val="0"/>
          <w:numId w:val="35"/>
        </w:numPr>
        <w:spacing w:before="105" w:after="105" w:line="360" w:lineRule="auto"/>
        <w:jc w:val="both"/>
        <w:rPr>
          <w:rFonts w:ascii="Times New Roman" w:hAnsi="Times New Roman" w:cs="Times New Roman"/>
          <w:bCs/>
        </w:rPr>
      </w:pPr>
      <w:r w:rsidRPr="001110B6">
        <w:rPr>
          <w:rFonts w:ascii="Times New Roman" w:hAnsi="Times New Roman" w:cs="Times New Roman"/>
          <w:bCs/>
        </w:rPr>
        <w:t>использование компонентов системы вне описанных пользовательских сценариев</w:t>
      </w:r>
    </w:p>
    <w:p w14:paraId="375834D2" w14:textId="77777777" w:rsidR="00E94F32" w:rsidRPr="001110B6" w:rsidRDefault="00E94F32" w:rsidP="00E94F32">
      <w:pPr>
        <w:numPr>
          <w:ilvl w:val="0"/>
          <w:numId w:val="35"/>
        </w:numPr>
        <w:spacing w:before="105" w:after="105" w:line="360" w:lineRule="auto"/>
        <w:jc w:val="both"/>
        <w:rPr>
          <w:rFonts w:ascii="Times New Roman" w:hAnsi="Times New Roman" w:cs="Times New Roman"/>
          <w:bCs/>
        </w:rPr>
      </w:pPr>
      <w:r w:rsidRPr="001110B6">
        <w:rPr>
          <w:rFonts w:ascii="Times New Roman" w:hAnsi="Times New Roman" w:cs="Times New Roman"/>
          <w:bCs/>
        </w:rPr>
        <w:t>кратное увеличение количества индексируемых данных, исчерпание дискового пространства</w:t>
      </w:r>
    </w:p>
    <w:p w14:paraId="4DEF3AA0" w14:textId="77777777" w:rsidR="00E94F32" w:rsidRPr="001110B6" w:rsidRDefault="00E94F32" w:rsidP="00E94F32">
      <w:pPr>
        <w:numPr>
          <w:ilvl w:val="0"/>
          <w:numId w:val="35"/>
        </w:numPr>
        <w:spacing w:before="105" w:after="105" w:line="360" w:lineRule="auto"/>
        <w:jc w:val="both"/>
        <w:rPr>
          <w:rFonts w:ascii="Times New Roman" w:hAnsi="Times New Roman" w:cs="Times New Roman"/>
          <w:bCs/>
        </w:rPr>
      </w:pPr>
      <w:r w:rsidRPr="001110B6">
        <w:rPr>
          <w:rFonts w:ascii="Times New Roman" w:hAnsi="Times New Roman" w:cs="Times New Roman"/>
          <w:bCs/>
        </w:rPr>
        <w:t>исчерпание бюджета токенов во время правомерного использования системы</w:t>
      </w:r>
    </w:p>
    <w:p w14:paraId="6DA8D9E6" w14:textId="77777777" w:rsidR="00E94F32" w:rsidRPr="001110B6" w:rsidRDefault="00E94F32" w:rsidP="00E94F32">
      <w:pPr>
        <w:numPr>
          <w:ilvl w:val="0"/>
          <w:numId w:val="35"/>
        </w:numPr>
        <w:spacing w:before="105" w:after="105" w:line="360" w:lineRule="auto"/>
        <w:jc w:val="both"/>
        <w:rPr>
          <w:rFonts w:ascii="Times New Roman" w:hAnsi="Times New Roman" w:cs="Times New Roman"/>
          <w:bCs/>
        </w:rPr>
      </w:pPr>
      <w:r w:rsidRPr="001110B6">
        <w:rPr>
          <w:rFonts w:ascii="Times New Roman" w:hAnsi="Times New Roman" w:cs="Times New Roman"/>
          <w:bCs/>
        </w:rPr>
        <w:t>деградация производительности системы из-за нерационального накопления временных данных (логи, устаревшие записи в базах данных, старые версии документов) не являются критериями существенных недостатков</w:t>
      </w:r>
    </w:p>
    <w:p w14:paraId="01BC3B3A" w14:textId="68329178" w:rsidR="00E94F32" w:rsidRPr="001110B6" w:rsidRDefault="00E94F32" w:rsidP="00E94F32">
      <w:pPr>
        <w:numPr>
          <w:ilvl w:val="0"/>
          <w:numId w:val="35"/>
        </w:numPr>
        <w:spacing w:before="105" w:after="105" w:line="360" w:lineRule="auto"/>
        <w:jc w:val="both"/>
        <w:rPr>
          <w:rFonts w:ascii="Times New Roman" w:hAnsi="Times New Roman" w:cs="Times New Roman"/>
          <w:bCs/>
        </w:rPr>
      </w:pPr>
      <w:r w:rsidRPr="001110B6">
        <w:rPr>
          <w:rFonts w:ascii="Times New Roman" w:hAnsi="Times New Roman" w:cs="Times New Roman"/>
          <w:bCs/>
        </w:rPr>
        <w:t xml:space="preserve">Ответы API сервиса </w:t>
      </w:r>
      <w:proofErr w:type="spellStart"/>
      <w:r w:rsidRPr="001110B6">
        <w:rPr>
          <w:rFonts w:ascii="Times New Roman" w:hAnsi="Times New Roman" w:cs="Times New Roman"/>
          <w:bCs/>
        </w:rPr>
        <w:t>GigaChat</w:t>
      </w:r>
      <w:proofErr w:type="spellEnd"/>
      <w:r w:rsidRPr="001110B6">
        <w:rPr>
          <w:rFonts w:ascii="Times New Roman" w:hAnsi="Times New Roman" w:cs="Times New Roman"/>
          <w:bCs/>
        </w:rPr>
        <w:t xml:space="preserve"> не соответствующие законодательству РФ, нормам морали, религиозной или рас</w:t>
      </w:r>
      <w:del w:id="39" w:author="Mikhail Kashkin" w:date="2026-02-20T00:03:00Z" w16du:dateUtc="2026-02-19T17:03:00Z">
        <w:r w:rsidRPr="001110B6" w:rsidDel="000F0B55">
          <w:rPr>
            <w:rFonts w:ascii="Times New Roman" w:hAnsi="Times New Roman" w:cs="Times New Roman"/>
            <w:bCs/>
          </w:rPr>
          <w:delText>с</w:delText>
        </w:r>
      </w:del>
      <w:r w:rsidRPr="001110B6">
        <w:rPr>
          <w:rFonts w:ascii="Times New Roman" w:hAnsi="Times New Roman" w:cs="Times New Roman"/>
          <w:bCs/>
        </w:rPr>
        <w:t>овой неприязни и других форм дискриминации в ответ на легитимные или нелигитимные запросы пользователей</w:t>
      </w:r>
    </w:p>
    <w:p w14:paraId="2D38DE7D" w14:textId="77777777" w:rsidR="00E94F32" w:rsidRPr="001110B6" w:rsidRDefault="00E94F32" w:rsidP="00E94F32">
      <w:pPr>
        <w:numPr>
          <w:ilvl w:val="0"/>
          <w:numId w:val="35"/>
        </w:numPr>
        <w:spacing w:before="105" w:after="105" w:line="360" w:lineRule="auto"/>
        <w:jc w:val="both"/>
        <w:rPr>
          <w:rFonts w:ascii="Times New Roman" w:hAnsi="Times New Roman" w:cs="Times New Roman"/>
          <w:bCs/>
        </w:rPr>
      </w:pPr>
      <w:r w:rsidRPr="001110B6">
        <w:rPr>
          <w:rFonts w:ascii="Times New Roman" w:hAnsi="Times New Roman" w:cs="Times New Roman"/>
          <w:bCs/>
        </w:rPr>
        <w:t>Содержание или цитирование документов предоставляемыми со стороны портала и хранилища документов.</w:t>
      </w:r>
    </w:p>
    <w:p w14:paraId="79BC20A6" w14:textId="77777777" w:rsidR="00E94F32" w:rsidRPr="001110B6" w:rsidRDefault="00E94F32" w:rsidP="00E94F32">
      <w:pPr>
        <w:spacing w:before="105" w:after="105" w:line="360" w:lineRule="auto"/>
        <w:ind w:left="229"/>
        <w:jc w:val="both"/>
        <w:rPr>
          <w:rFonts w:ascii="Times New Roman" w:hAnsi="Times New Roman" w:cs="Times New Roman"/>
          <w:bCs/>
        </w:rPr>
      </w:pPr>
    </w:p>
    <w:p w14:paraId="413D7CD6" w14:textId="77777777" w:rsidR="00E94F32" w:rsidRPr="001110B6" w:rsidRDefault="00E94F32" w:rsidP="00E94F32">
      <w:pPr>
        <w:spacing w:before="105" w:after="105" w:line="360" w:lineRule="auto"/>
        <w:jc w:val="both"/>
        <w:rPr>
          <w:rFonts w:ascii="Times New Roman" w:hAnsi="Times New Roman" w:cs="Times New Roman"/>
          <w:b/>
        </w:rPr>
      </w:pPr>
      <w:r w:rsidRPr="001110B6">
        <w:rPr>
          <w:rFonts w:ascii="Times New Roman" w:hAnsi="Times New Roman" w:cs="Times New Roman"/>
          <w:b/>
        </w:rPr>
        <w:t>Постгарантийное сопровождение</w:t>
      </w:r>
    </w:p>
    <w:p w14:paraId="6EEAF362" w14:textId="77777777" w:rsidR="00E94F32" w:rsidRPr="001110B6" w:rsidRDefault="00E94F32" w:rsidP="00E94F32">
      <w:pPr>
        <w:spacing w:before="105" w:after="105" w:line="360" w:lineRule="auto"/>
        <w:jc w:val="both"/>
        <w:rPr>
          <w:rFonts w:ascii="Times New Roman" w:hAnsi="Times New Roman" w:cs="Times New Roman"/>
          <w:bCs/>
        </w:rPr>
      </w:pPr>
      <w:r w:rsidRPr="001110B6">
        <w:rPr>
          <w:rFonts w:ascii="Times New Roman" w:hAnsi="Times New Roman" w:cs="Times New Roman"/>
          <w:bCs/>
        </w:rPr>
        <w:t>По окончании гарантийного срока Исполнитель предлагает заключить отдельный договор на техническое сопровождение и развитие системы.</w:t>
      </w:r>
    </w:p>
    <w:p w14:paraId="4687E80B" w14:textId="77777777" w:rsidR="00E94F32" w:rsidRPr="001110B6" w:rsidRDefault="00E94F32" w:rsidP="00E94F32">
      <w:pPr>
        <w:spacing w:before="105" w:after="105" w:line="360" w:lineRule="auto"/>
        <w:jc w:val="both"/>
        <w:rPr>
          <w:rFonts w:ascii="Times New Roman" w:hAnsi="Times New Roman" w:cs="Times New Roman"/>
          <w:bCs/>
        </w:rPr>
      </w:pPr>
      <w:r w:rsidRPr="001110B6">
        <w:rPr>
          <w:rFonts w:ascii="Times New Roman" w:hAnsi="Times New Roman" w:cs="Times New Roman"/>
          <w:bCs/>
        </w:rPr>
        <w:lastRenderedPageBreak/>
        <w:t>В рамках сопровождения предоставляются:</w:t>
      </w:r>
    </w:p>
    <w:p w14:paraId="66DDC822" w14:textId="77777777" w:rsidR="00E94F32" w:rsidRPr="001110B6" w:rsidRDefault="00E94F32" w:rsidP="00E94F32">
      <w:pPr>
        <w:numPr>
          <w:ilvl w:val="1"/>
          <w:numId w:val="35"/>
        </w:numPr>
        <w:spacing w:before="105" w:after="105" w:line="360" w:lineRule="auto"/>
        <w:jc w:val="both"/>
        <w:rPr>
          <w:rFonts w:ascii="Times New Roman" w:hAnsi="Times New Roman" w:cs="Times New Roman"/>
          <w:bCs/>
        </w:rPr>
      </w:pPr>
      <w:r w:rsidRPr="001110B6">
        <w:rPr>
          <w:rFonts w:ascii="Times New Roman" w:hAnsi="Times New Roman" w:cs="Times New Roman"/>
          <w:bCs/>
        </w:rPr>
        <w:t>обновления компонентов и библиотек;</w:t>
      </w:r>
    </w:p>
    <w:p w14:paraId="6553ADE5" w14:textId="77777777" w:rsidR="00E94F32" w:rsidRPr="001110B6" w:rsidRDefault="00E94F32" w:rsidP="00E94F32">
      <w:pPr>
        <w:numPr>
          <w:ilvl w:val="1"/>
          <w:numId w:val="35"/>
        </w:numPr>
        <w:spacing w:before="105" w:after="105" w:line="360" w:lineRule="auto"/>
        <w:jc w:val="both"/>
        <w:rPr>
          <w:rFonts w:ascii="Times New Roman" w:hAnsi="Times New Roman" w:cs="Times New Roman"/>
          <w:bCs/>
        </w:rPr>
      </w:pPr>
      <w:r w:rsidRPr="001110B6">
        <w:rPr>
          <w:rFonts w:ascii="Times New Roman" w:hAnsi="Times New Roman" w:cs="Times New Roman"/>
          <w:bCs/>
        </w:rPr>
        <w:t xml:space="preserve">адаптация к изменениям API </w:t>
      </w:r>
      <w:proofErr w:type="spellStart"/>
      <w:r w:rsidRPr="001110B6">
        <w:rPr>
          <w:rFonts w:ascii="Times New Roman" w:hAnsi="Times New Roman" w:cs="Times New Roman"/>
          <w:bCs/>
        </w:rPr>
        <w:t>Bitrix</w:t>
      </w:r>
      <w:proofErr w:type="spellEnd"/>
      <w:r w:rsidRPr="001110B6">
        <w:rPr>
          <w:rFonts w:ascii="Times New Roman" w:hAnsi="Times New Roman" w:cs="Times New Roman"/>
          <w:bCs/>
        </w:rPr>
        <w:t xml:space="preserve"> и </w:t>
      </w:r>
      <w:proofErr w:type="spellStart"/>
      <w:r w:rsidRPr="001110B6">
        <w:rPr>
          <w:rFonts w:ascii="Times New Roman" w:hAnsi="Times New Roman" w:cs="Times New Roman"/>
          <w:bCs/>
        </w:rPr>
        <w:t>GigaChat</w:t>
      </w:r>
      <w:proofErr w:type="spellEnd"/>
      <w:r w:rsidRPr="001110B6">
        <w:rPr>
          <w:rFonts w:ascii="Times New Roman" w:hAnsi="Times New Roman" w:cs="Times New Roman"/>
          <w:bCs/>
        </w:rPr>
        <w:t>;</w:t>
      </w:r>
    </w:p>
    <w:p w14:paraId="56431975" w14:textId="77777777" w:rsidR="00E94F32" w:rsidRPr="001110B6" w:rsidRDefault="00E94F32" w:rsidP="00E94F32">
      <w:pPr>
        <w:numPr>
          <w:ilvl w:val="1"/>
          <w:numId w:val="35"/>
        </w:numPr>
        <w:spacing w:before="105" w:after="105" w:line="360" w:lineRule="auto"/>
        <w:jc w:val="both"/>
        <w:rPr>
          <w:rFonts w:ascii="Times New Roman" w:hAnsi="Times New Roman" w:cs="Times New Roman"/>
          <w:bCs/>
        </w:rPr>
      </w:pPr>
      <w:r w:rsidRPr="001110B6">
        <w:rPr>
          <w:rFonts w:ascii="Times New Roman" w:hAnsi="Times New Roman" w:cs="Times New Roman"/>
          <w:bCs/>
        </w:rPr>
        <w:t>оптимизация скорости индексации и генерации ответов;</w:t>
      </w:r>
    </w:p>
    <w:p w14:paraId="67349397" w14:textId="77777777" w:rsidR="00E94F32" w:rsidRPr="001110B6" w:rsidRDefault="00E94F32" w:rsidP="00E94F32">
      <w:pPr>
        <w:numPr>
          <w:ilvl w:val="1"/>
          <w:numId w:val="35"/>
        </w:numPr>
        <w:spacing w:before="105" w:after="105" w:line="360" w:lineRule="auto"/>
        <w:jc w:val="both"/>
        <w:rPr>
          <w:rFonts w:ascii="Times New Roman" w:hAnsi="Times New Roman" w:cs="Times New Roman"/>
          <w:bCs/>
        </w:rPr>
      </w:pPr>
      <w:r w:rsidRPr="001110B6">
        <w:rPr>
          <w:rFonts w:ascii="Times New Roman" w:hAnsi="Times New Roman" w:cs="Times New Roman"/>
          <w:bCs/>
        </w:rPr>
        <w:t>мониторинг метрик и журналов, помощь в расследовании инцидентов;</w:t>
      </w:r>
    </w:p>
    <w:p w14:paraId="670EEBE2" w14:textId="77777777" w:rsidR="00E94F32" w:rsidRPr="001110B6" w:rsidRDefault="00E94F32" w:rsidP="00E94F32">
      <w:pPr>
        <w:numPr>
          <w:ilvl w:val="1"/>
          <w:numId w:val="35"/>
        </w:numPr>
        <w:spacing w:before="105" w:after="105" w:line="360" w:lineRule="auto"/>
        <w:jc w:val="both"/>
        <w:rPr>
          <w:rFonts w:ascii="Times New Roman" w:hAnsi="Times New Roman" w:cs="Times New Roman"/>
          <w:bCs/>
        </w:rPr>
      </w:pPr>
      <w:r w:rsidRPr="001110B6">
        <w:rPr>
          <w:rFonts w:ascii="Times New Roman" w:hAnsi="Times New Roman" w:cs="Times New Roman"/>
          <w:bCs/>
        </w:rPr>
        <w:t>консультации и внедрение новых функций по согласованию.</w:t>
      </w:r>
    </w:p>
    <w:p w14:paraId="427C29BF" w14:textId="77777777" w:rsidR="00E94F32" w:rsidRPr="001110B6" w:rsidRDefault="00E94F32" w:rsidP="00E94F32">
      <w:pPr>
        <w:spacing w:before="105" w:after="105" w:line="360" w:lineRule="auto"/>
        <w:jc w:val="both"/>
        <w:rPr>
          <w:rFonts w:ascii="Times New Roman" w:hAnsi="Times New Roman" w:cs="Times New Roman"/>
          <w:bCs/>
        </w:rPr>
      </w:pPr>
    </w:p>
    <w:p w14:paraId="305A6CC3" w14:textId="77777777" w:rsidR="00E94F32" w:rsidRPr="001110B6" w:rsidRDefault="00E94F32" w:rsidP="00E94F32">
      <w:pPr>
        <w:spacing w:before="105" w:after="105" w:line="360" w:lineRule="auto"/>
        <w:jc w:val="both"/>
        <w:rPr>
          <w:rFonts w:ascii="Times New Roman" w:hAnsi="Times New Roman" w:cs="Times New Roman"/>
          <w:bCs/>
        </w:rPr>
      </w:pPr>
      <w:r w:rsidRPr="001110B6">
        <w:rPr>
          <w:rFonts w:ascii="Times New Roman" w:hAnsi="Times New Roman" w:cs="Times New Roman"/>
          <w:bCs/>
        </w:rPr>
        <w:t>Передача знаний и обучение</w:t>
      </w:r>
    </w:p>
    <w:p w14:paraId="180B4FA8" w14:textId="77777777" w:rsidR="00E94F32" w:rsidRPr="001110B6" w:rsidRDefault="00E94F32" w:rsidP="00E94F32">
      <w:pPr>
        <w:spacing w:before="105" w:after="105" w:line="360" w:lineRule="auto"/>
        <w:jc w:val="both"/>
        <w:rPr>
          <w:rFonts w:ascii="Times New Roman" w:hAnsi="Times New Roman" w:cs="Times New Roman"/>
          <w:bCs/>
        </w:rPr>
      </w:pPr>
      <w:r w:rsidRPr="001110B6">
        <w:rPr>
          <w:rFonts w:ascii="Times New Roman" w:hAnsi="Times New Roman" w:cs="Times New Roman"/>
          <w:bCs/>
        </w:rPr>
        <w:t>В рамках завершения проекта Исполнитель:</w:t>
      </w:r>
    </w:p>
    <w:p w14:paraId="04FB9935" w14:textId="77777777" w:rsidR="00E94F32" w:rsidRPr="001110B6" w:rsidRDefault="00E94F32" w:rsidP="00E94F32">
      <w:pPr>
        <w:numPr>
          <w:ilvl w:val="1"/>
          <w:numId w:val="35"/>
        </w:numPr>
        <w:spacing w:before="105" w:after="105" w:line="360" w:lineRule="auto"/>
        <w:jc w:val="both"/>
        <w:rPr>
          <w:rFonts w:ascii="Times New Roman" w:hAnsi="Times New Roman" w:cs="Times New Roman"/>
          <w:bCs/>
        </w:rPr>
      </w:pPr>
      <w:r w:rsidRPr="001110B6">
        <w:rPr>
          <w:rFonts w:ascii="Times New Roman" w:hAnsi="Times New Roman" w:cs="Times New Roman"/>
          <w:bCs/>
        </w:rPr>
        <w:t>проводит онлайн-демонстрацию (демо-сессию) с записью, поясняющую работу интерфейса, администрирование и обновления;</w:t>
      </w:r>
    </w:p>
    <w:p w14:paraId="43312A12" w14:textId="77777777" w:rsidR="00E94F32" w:rsidRPr="001110B6" w:rsidRDefault="00E94F32" w:rsidP="00E94F32">
      <w:pPr>
        <w:numPr>
          <w:ilvl w:val="1"/>
          <w:numId w:val="35"/>
        </w:numPr>
        <w:spacing w:before="105" w:after="105" w:line="360" w:lineRule="auto"/>
        <w:jc w:val="both"/>
        <w:rPr>
          <w:rFonts w:ascii="Times New Roman" w:hAnsi="Times New Roman" w:cs="Times New Roman"/>
          <w:bCs/>
        </w:rPr>
      </w:pPr>
      <w:r w:rsidRPr="001110B6">
        <w:rPr>
          <w:rFonts w:ascii="Times New Roman" w:hAnsi="Times New Roman" w:cs="Times New Roman"/>
          <w:bCs/>
        </w:rPr>
        <w:t>предоставляет административный интерфейс для просмотра логов общения и статистики чатов (для авторизованных пользователей);</w:t>
      </w:r>
    </w:p>
    <w:p w14:paraId="5027C7A2" w14:textId="77777777" w:rsidR="00E94F32" w:rsidRPr="001110B6" w:rsidRDefault="00E94F32" w:rsidP="00E94F32">
      <w:pPr>
        <w:numPr>
          <w:ilvl w:val="1"/>
          <w:numId w:val="35"/>
        </w:numPr>
        <w:spacing w:before="105" w:after="105" w:line="360" w:lineRule="auto"/>
        <w:jc w:val="both"/>
        <w:rPr>
          <w:rFonts w:ascii="Times New Roman" w:hAnsi="Times New Roman" w:cs="Times New Roman"/>
          <w:bCs/>
        </w:rPr>
      </w:pPr>
      <w:r w:rsidRPr="001110B6">
        <w:rPr>
          <w:rFonts w:ascii="Times New Roman" w:hAnsi="Times New Roman" w:cs="Times New Roman"/>
          <w:bCs/>
        </w:rPr>
        <w:t>передаёт полную эксплуатационную документацию, включая инструкции по обновлению и переносу решения между DEV/ TEST/PROD-средами;</w:t>
      </w:r>
    </w:p>
    <w:p w14:paraId="21227C8D" w14:textId="77777777" w:rsidR="00E94F32" w:rsidRPr="001110B6" w:rsidRDefault="00E94F32" w:rsidP="00E94F32">
      <w:pPr>
        <w:numPr>
          <w:ilvl w:val="1"/>
          <w:numId w:val="35"/>
        </w:numPr>
        <w:spacing w:before="105" w:after="105" w:line="360" w:lineRule="auto"/>
        <w:jc w:val="both"/>
        <w:rPr>
          <w:rFonts w:ascii="Times New Roman" w:hAnsi="Times New Roman" w:cs="Times New Roman"/>
          <w:bCs/>
        </w:rPr>
      </w:pPr>
      <w:r w:rsidRPr="001110B6">
        <w:rPr>
          <w:rFonts w:ascii="Times New Roman" w:hAnsi="Times New Roman" w:cs="Times New Roman"/>
          <w:bCs/>
        </w:rPr>
        <w:t xml:space="preserve">предоставляет доступ администратора к учетной записи сервера разработки </w:t>
      </w:r>
      <w:proofErr w:type="spellStart"/>
      <w:r w:rsidRPr="001110B6">
        <w:rPr>
          <w:rFonts w:ascii="Times New Roman" w:hAnsi="Times New Roman" w:cs="Times New Roman"/>
          <w:bCs/>
        </w:rPr>
        <w:t>Gitlab</w:t>
      </w:r>
      <w:proofErr w:type="spellEnd"/>
      <w:r w:rsidRPr="001110B6">
        <w:rPr>
          <w:rFonts w:ascii="Times New Roman" w:hAnsi="Times New Roman" w:cs="Times New Roman"/>
          <w:bCs/>
        </w:rPr>
        <w:t xml:space="preserve"> или альтернативного в случае наличия такового со стороны Фонда И/ИЛИ передача исходного кода в исходном виде и </w:t>
      </w:r>
      <w:proofErr w:type="spellStart"/>
      <w:r w:rsidRPr="001110B6">
        <w:rPr>
          <w:rFonts w:ascii="Times New Roman" w:hAnsi="Times New Roman" w:cs="Times New Roman"/>
          <w:bCs/>
        </w:rPr>
        <w:t>Git</w:t>
      </w:r>
      <w:proofErr w:type="spellEnd"/>
      <w:r w:rsidRPr="001110B6">
        <w:rPr>
          <w:rFonts w:ascii="Times New Roman" w:hAnsi="Times New Roman" w:cs="Times New Roman"/>
          <w:bCs/>
        </w:rPr>
        <w:t xml:space="preserve"> репозитория на электронном носителе;</w:t>
      </w:r>
    </w:p>
    <w:p w14:paraId="4310F9E0" w14:textId="77777777" w:rsidR="00E94F32" w:rsidRPr="001110B6" w:rsidRDefault="00E94F32" w:rsidP="00E94F32">
      <w:pPr>
        <w:numPr>
          <w:ilvl w:val="1"/>
          <w:numId w:val="35"/>
        </w:numPr>
        <w:spacing w:before="105" w:after="105" w:line="360" w:lineRule="auto"/>
        <w:jc w:val="both"/>
        <w:rPr>
          <w:rFonts w:ascii="Times New Roman" w:hAnsi="Times New Roman" w:cs="Times New Roman"/>
          <w:bCs/>
        </w:rPr>
      </w:pPr>
      <w:r w:rsidRPr="001110B6">
        <w:rPr>
          <w:rFonts w:ascii="Times New Roman" w:hAnsi="Times New Roman" w:cs="Times New Roman"/>
          <w:bCs/>
        </w:rPr>
        <w:t>обеспечивает консультирование представителей Фонда по вопросам эксплуатации на протяжении гарантийного периода.</w:t>
      </w:r>
    </w:p>
    <w:p w14:paraId="7D4ED93E" w14:textId="77777777" w:rsidR="00E94F32" w:rsidRPr="001110B6" w:rsidRDefault="00E94F32" w:rsidP="00E94F32">
      <w:pPr>
        <w:spacing w:before="105" w:after="105" w:line="360" w:lineRule="auto"/>
        <w:jc w:val="both"/>
        <w:rPr>
          <w:rFonts w:ascii="Times New Roman" w:hAnsi="Times New Roman" w:cs="Times New Roman"/>
          <w:bCs/>
        </w:rPr>
      </w:pPr>
    </w:p>
    <w:p w14:paraId="54F11BAE" w14:textId="77777777" w:rsidR="00E94F32" w:rsidRPr="001110B6" w:rsidRDefault="00E94F32" w:rsidP="00E94F32">
      <w:pPr>
        <w:shd w:val="clear" w:color="auto" w:fill="FFFFFF"/>
        <w:spacing w:after="0"/>
        <w:ind w:left="180"/>
        <w:jc w:val="both"/>
        <w:rPr>
          <w:rFonts w:ascii="Times New Roman" w:eastAsia="Times New Roman" w:hAnsi="Times New Roman" w:cs="Times New Roman"/>
          <w:bCs/>
        </w:rPr>
      </w:pPr>
      <w:r w:rsidRPr="001110B6">
        <w:rPr>
          <w:rFonts w:ascii="Times New Roman" w:eastAsia="Times New Roman" w:hAnsi="Times New Roman" w:cs="Times New Roman"/>
          <w:bCs/>
        </w:rPr>
        <w:t xml:space="preserve">Сроки завершения услуг </w:t>
      </w:r>
    </w:p>
    <w:p w14:paraId="40BFBB4D" w14:textId="77777777" w:rsidR="00E94F32" w:rsidRPr="001110B6" w:rsidRDefault="00E94F32" w:rsidP="00E94F32">
      <w:pPr>
        <w:shd w:val="clear" w:color="auto" w:fill="FFFFFF"/>
        <w:spacing w:after="0"/>
        <w:ind w:left="180"/>
        <w:jc w:val="both"/>
        <w:rPr>
          <w:rFonts w:ascii="Times New Roman" w:eastAsia="Times New Roman" w:hAnsi="Times New Roman" w:cs="Times New Roman"/>
          <w:bCs/>
        </w:rPr>
        <w:sectPr w:rsidR="00E94F32" w:rsidRPr="001110B6" w:rsidSect="00E94F32">
          <w:pgSz w:w="12240" w:h="15840"/>
          <w:pgMar w:top="1365" w:right="1365" w:bottom="1365" w:left="1365" w:header="720" w:footer="720" w:gutter="0"/>
          <w:pgNumType w:start="1"/>
          <w:cols w:space="720"/>
          <w:docGrid w:linePitch="299"/>
        </w:sectPr>
      </w:pPr>
      <w:r w:rsidRPr="001110B6">
        <w:rPr>
          <w:rFonts w:ascii="Times New Roman" w:eastAsia="Times New Roman" w:hAnsi="Times New Roman" w:cs="Times New Roman"/>
          <w:bCs/>
        </w:rPr>
        <w:t>До 25 апреля 2026 года</w:t>
      </w:r>
    </w:p>
    <w:bookmarkEnd w:id="34"/>
    <w:p w14:paraId="168151B1" w14:textId="77777777" w:rsidR="00E94F32" w:rsidRPr="001110B6" w:rsidRDefault="00E94F32" w:rsidP="00E94F32">
      <w:pPr>
        <w:jc w:val="both"/>
        <w:rPr>
          <w:rFonts w:ascii="Times New Roman" w:hAnsi="Times New Roman" w:cs="Times New Roman"/>
        </w:rPr>
      </w:pPr>
    </w:p>
    <w:p w14:paraId="7A27A92C" w14:textId="77777777" w:rsidR="00E94F32" w:rsidRPr="001110B6" w:rsidRDefault="00E94F32" w:rsidP="00E94F32">
      <w:pPr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Термины и сокращения</w:t>
      </w:r>
    </w:p>
    <w:p w14:paraId="5E91EDD3" w14:textId="77777777" w:rsidR="00E94F32" w:rsidRPr="001110B6" w:rsidRDefault="00E94F32" w:rsidP="00E94F32">
      <w:pPr>
        <w:jc w:val="both"/>
        <w:rPr>
          <w:rFonts w:ascii="Times New Roman" w:hAnsi="Times New Roman" w:cs="Times New Roman"/>
        </w:rPr>
      </w:pPr>
    </w:p>
    <w:tbl>
      <w:tblPr>
        <w:tblW w:w="9452" w:type="dxa"/>
        <w:tblInd w:w="-118" w:type="dxa"/>
        <w:tblBorders>
          <w:top w:val="nil"/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7501"/>
      </w:tblGrid>
      <w:tr w:rsidR="00E94F32" w:rsidRPr="001110B6" w14:paraId="63D547C0" w14:textId="77777777" w:rsidTr="00450A00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0" w:type="dxa"/>
              <w:right w:w="0" w:type="dxa"/>
            </w:tcMar>
            <w:vAlign w:val="center"/>
          </w:tcPr>
          <w:p w14:paraId="1F5DA6C6" w14:textId="77777777" w:rsidR="00E94F32" w:rsidRPr="001110B6" w:rsidRDefault="00E94F32" w:rsidP="00450A00">
            <w:pPr>
              <w:spacing w:after="80"/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  <w:b/>
              </w:rPr>
              <w:t>Термин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0" w:type="dxa"/>
              <w:right w:w="0" w:type="dxa"/>
            </w:tcMar>
            <w:vAlign w:val="center"/>
          </w:tcPr>
          <w:p w14:paraId="66D3BBB7" w14:textId="77777777" w:rsidR="00E94F32" w:rsidRPr="001110B6" w:rsidRDefault="00E94F32" w:rsidP="00450A00">
            <w:pPr>
              <w:spacing w:after="80"/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  <w:b/>
              </w:rPr>
              <w:t>Определение</w:t>
            </w:r>
          </w:p>
        </w:tc>
      </w:tr>
      <w:tr w:rsidR="00E94F32" w:rsidRPr="001110B6" w14:paraId="50EA6815" w14:textId="77777777" w:rsidTr="00450A00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082E7CA7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Сервис/Система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  <w:vAlign w:val="bottom"/>
          </w:tcPr>
          <w:p w14:paraId="7A70B55B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 xml:space="preserve">Совокупность </w:t>
            </w:r>
            <w:proofErr w:type="gramStart"/>
            <w:r w:rsidRPr="001110B6">
              <w:rPr>
                <w:rFonts w:ascii="Times New Roman" w:hAnsi="Times New Roman" w:cs="Times New Roman"/>
              </w:rPr>
              <w:t>программных средств</w:t>
            </w:r>
            <w:proofErr w:type="gramEnd"/>
            <w:r w:rsidRPr="001110B6">
              <w:rPr>
                <w:rFonts w:ascii="Times New Roman" w:hAnsi="Times New Roman" w:cs="Times New Roman"/>
              </w:rPr>
              <w:t xml:space="preserve"> разрабатываемых в рамках ТЗ</w:t>
            </w:r>
          </w:p>
        </w:tc>
      </w:tr>
      <w:tr w:rsidR="00E94F32" w:rsidRPr="001110B6" w14:paraId="550F5708" w14:textId="77777777" w:rsidTr="00450A00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4BA7C991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ЦНК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  <w:vAlign w:val="bottom"/>
          </w:tcPr>
          <w:p w14:paraId="7EEC94A4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Цифровые навыки и компетенции</w:t>
            </w:r>
          </w:p>
        </w:tc>
      </w:tr>
      <w:tr w:rsidR="00E94F32" w:rsidRPr="001110B6" w14:paraId="03317A60" w14:textId="77777777" w:rsidTr="00450A00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488AA6B2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Разработка Сервиса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  <w:vAlign w:val="bottom"/>
          </w:tcPr>
          <w:p w14:paraId="0A29DDDF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Полноценная разработка Системы с учетом опыта, полученного Заказчиком в ранее созданной Системе.</w:t>
            </w:r>
          </w:p>
        </w:tc>
      </w:tr>
      <w:tr w:rsidR="00E94F32" w:rsidRPr="001110B6" w14:paraId="6623F324" w14:textId="77777777" w:rsidTr="00450A00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1C30577F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Фонд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  <w:vAlign w:val="bottom"/>
          </w:tcPr>
          <w:p w14:paraId="05995379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Благотворительный фонд «Вклад в будущее»</w:t>
            </w:r>
          </w:p>
        </w:tc>
      </w:tr>
      <w:tr w:rsidR="00E94F32" w:rsidRPr="001110B6" w14:paraId="1C9E08A1" w14:textId="77777777" w:rsidTr="00450A00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0C339009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Программа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  <w:vAlign w:val="bottom"/>
          </w:tcPr>
          <w:p w14:paraId="31296896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Программа по развитию цифровых навыков и компетенций Фонда</w:t>
            </w:r>
          </w:p>
        </w:tc>
      </w:tr>
      <w:tr w:rsidR="00E94F32" w:rsidRPr="001110B6" w14:paraId="5E0ECC15" w14:textId="77777777" w:rsidTr="00450A00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75BDBC8F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ТЗ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  <w:vAlign w:val="bottom"/>
          </w:tcPr>
          <w:p w14:paraId="0AF7C35F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Техническое задание</w:t>
            </w:r>
          </w:p>
        </w:tc>
      </w:tr>
      <w:tr w:rsidR="00E94F32" w:rsidRPr="001110B6" w14:paraId="76B91467" w14:textId="77777777" w:rsidTr="00450A00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78B820C9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ОПЗ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  <w:vAlign w:val="bottom"/>
          </w:tcPr>
          <w:p w14:paraId="4ACEB315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Описание постановки задач</w:t>
            </w:r>
          </w:p>
        </w:tc>
      </w:tr>
      <w:tr w:rsidR="00E94F32" w:rsidRPr="001110B6" w14:paraId="0F3261A9" w14:textId="77777777" w:rsidTr="00450A00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3550A336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Пользователь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  <w:vAlign w:val="bottom"/>
          </w:tcPr>
          <w:p w14:paraId="719228C1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Пользователь, проходящий исследование и дающий ответы на вопросы и методики.</w:t>
            </w:r>
          </w:p>
        </w:tc>
      </w:tr>
      <w:tr w:rsidR="00E94F32" w:rsidRPr="001110B6" w14:paraId="5F1E9A79" w14:textId="77777777" w:rsidTr="00450A00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1AD95974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ЦА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  <w:vAlign w:val="bottom"/>
          </w:tcPr>
          <w:p w14:paraId="1F496E71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Целевая аудитория — термин, используемый для обозначения группы людей с общими признаками, объединенной ради какой-либо цели или задачи. Под общими признаками пониматься любые характеристики, требуемые организаторами.</w:t>
            </w:r>
          </w:p>
        </w:tc>
      </w:tr>
      <w:tr w:rsidR="00E94F32" w:rsidRPr="001110B6" w14:paraId="79F4D381" w14:textId="77777777" w:rsidTr="00450A00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3419015A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Аудит Сервиса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  <w:vAlign w:val="bottom"/>
          </w:tcPr>
          <w:p w14:paraId="3E55BB07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 xml:space="preserve">Процедура независимой проверки, оценки работоспособности Системы, степени его проработанности, проверка комплектности необходимой документации. </w:t>
            </w:r>
          </w:p>
        </w:tc>
      </w:tr>
      <w:tr w:rsidR="00E94F32" w:rsidRPr="001110B6" w14:paraId="23FF0151" w14:textId="77777777" w:rsidTr="00450A00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40630582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ПИ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  <w:vAlign w:val="bottom"/>
          </w:tcPr>
          <w:p w14:paraId="31D719A1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Программное изделие</w:t>
            </w:r>
          </w:p>
        </w:tc>
      </w:tr>
      <w:tr w:rsidR="00E94F32" w:rsidRPr="001110B6" w14:paraId="779F9252" w14:textId="77777777" w:rsidTr="00450A00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08E25360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ПС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  <w:vAlign w:val="bottom"/>
          </w:tcPr>
          <w:p w14:paraId="6DA54045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Программная система</w:t>
            </w:r>
          </w:p>
        </w:tc>
      </w:tr>
      <w:tr w:rsidR="00E94F32" w:rsidRPr="001110B6" w14:paraId="58F4B453" w14:textId="77777777" w:rsidTr="00450A00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3FBD4C59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АС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5C26D636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Автоматизированная система</w:t>
            </w:r>
          </w:p>
        </w:tc>
      </w:tr>
      <w:tr w:rsidR="00E94F32" w:rsidRPr="001110B6" w14:paraId="2BD76E11" w14:textId="77777777" w:rsidTr="00450A00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3EB6C4C5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ТЗ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04A793A2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Тактико-техническое задание</w:t>
            </w:r>
          </w:p>
        </w:tc>
      </w:tr>
      <w:tr w:rsidR="00E94F32" w:rsidRPr="001110B6" w14:paraId="4E5504B6" w14:textId="77777777" w:rsidTr="00450A00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02A64F35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ТТТ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41394D3D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Тактико-технические требования</w:t>
            </w:r>
          </w:p>
        </w:tc>
      </w:tr>
      <w:tr w:rsidR="00E94F32" w:rsidRPr="001110B6" w14:paraId="6DCC6023" w14:textId="77777777" w:rsidTr="00450A00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2EA2AC02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ТЗ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31ADA62A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Техническое задание (тоже что и ТЗ)</w:t>
            </w:r>
          </w:p>
        </w:tc>
      </w:tr>
      <w:tr w:rsidR="00E94F32" w:rsidRPr="001110B6" w14:paraId="7C499FA8" w14:textId="77777777" w:rsidTr="00450A00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54911879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SSDLC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5D64BA3D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Secure Software Development Life </w:t>
            </w:r>
            <w:proofErr w:type="spellStart"/>
            <w:r w:rsidRPr="001110B6">
              <w:rPr>
                <w:rFonts w:ascii="Times New Roman" w:hAnsi="Times New Roman" w:cs="Times New Roman"/>
              </w:rPr>
              <w:t>Cycle</w:t>
            </w:r>
            <w:proofErr w:type="spellEnd"/>
            <w:r w:rsidRPr="001110B6">
              <w:rPr>
                <w:rFonts w:ascii="Times New Roman" w:hAnsi="Times New Roman" w:cs="Times New Roman"/>
              </w:rPr>
              <w:t xml:space="preserve"> (русский перевод: Решение для непрерывного контроля безопасности разрабатываемых приложений.</w:t>
            </w:r>
          </w:p>
        </w:tc>
      </w:tr>
      <w:tr w:rsidR="00E94F32" w:rsidRPr="001110B6" w14:paraId="1D6D65DA" w14:textId="77777777" w:rsidTr="00450A00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2F7EE6A5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lastRenderedPageBreak/>
              <w:t>UI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32631019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 xml:space="preserve">User </w:t>
            </w:r>
            <w:proofErr w:type="spellStart"/>
            <w:r w:rsidRPr="001110B6">
              <w:rPr>
                <w:rFonts w:ascii="Times New Roman" w:hAnsi="Times New Roman" w:cs="Times New Roman"/>
              </w:rPr>
              <w:t>Interfaces</w:t>
            </w:r>
            <w:proofErr w:type="spellEnd"/>
            <w:r w:rsidRPr="001110B6">
              <w:rPr>
                <w:rFonts w:ascii="Times New Roman" w:hAnsi="Times New Roman" w:cs="Times New Roman"/>
              </w:rPr>
              <w:t xml:space="preserve"> (русский перевод: Пользовательский интерфейс)</w:t>
            </w:r>
          </w:p>
        </w:tc>
      </w:tr>
      <w:tr w:rsidR="00E94F32" w:rsidRPr="001110B6" w14:paraId="6693CFE5" w14:textId="77777777" w:rsidTr="00450A00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08E91CB6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UX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71FF34A7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 xml:space="preserve">User </w:t>
            </w:r>
            <w:proofErr w:type="spellStart"/>
            <w:r w:rsidRPr="001110B6">
              <w:rPr>
                <w:rFonts w:ascii="Times New Roman" w:hAnsi="Times New Roman" w:cs="Times New Roman"/>
              </w:rPr>
              <w:t>Expirience</w:t>
            </w:r>
            <w:proofErr w:type="spellEnd"/>
            <w:r w:rsidRPr="001110B6">
              <w:rPr>
                <w:rFonts w:ascii="Times New Roman" w:hAnsi="Times New Roman" w:cs="Times New Roman"/>
              </w:rPr>
              <w:t xml:space="preserve"> (русский перевод: Пользовательский опыт). Совокупность реализованных решений в пользовательском интерфейсе, отвечающие за сценарий пользовательского взаимодействия, взаимоувязанный с целями и требованиями </w:t>
            </w:r>
            <w:proofErr w:type="gramStart"/>
            <w:r w:rsidRPr="001110B6">
              <w:rPr>
                <w:rFonts w:ascii="Times New Roman" w:hAnsi="Times New Roman" w:cs="Times New Roman"/>
              </w:rPr>
              <w:t>к  UI</w:t>
            </w:r>
            <w:proofErr w:type="gramEnd"/>
            <w:r w:rsidRPr="001110B6">
              <w:rPr>
                <w:rFonts w:ascii="Times New Roman" w:hAnsi="Times New Roman" w:cs="Times New Roman"/>
              </w:rPr>
              <w:t>.</w:t>
            </w:r>
          </w:p>
        </w:tc>
      </w:tr>
      <w:tr w:rsidR="00E94F32" w:rsidRPr="001110B6" w14:paraId="3B51AADA" w14:textId="77777777" w:rsidTr="00450A00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4F9B6D51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ОПО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18BD9033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Общее программное обеспечение (операционные системы)</w:t>
            </w:r>
          </w:p>
        </w:tc>
      </w:tr>
      <w:tr w:rsidR="00E94F32" w:rsidRPr="001110B6" w14:paraId="4C2D3353" w14:textId="77777777" w:rsidTr="00450A00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47143B1F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ОСПО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6E2CEA80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Общее системное программное обеспечение, входящее в состав поставки операционной системы или поставленное вместе с другим ОСПО, необходимым для исполнения программных компонентов АС.</w:t>
            </w:r>
          </w:p>
        </w:tc>
      </w:tr>
      <w:tr w:rsidR="00E94F32" w:rsidRPr="001110B6" w14:paraId="05739A26" w14:textId="77777777" w:rsidTr="00450A00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7D16D6AF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ПК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7036E81D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Программные компоненты</w:t>
            </w:r>
          </w:p>
        </w:tc>
      </w:tr>
      <w:tr w:rsidR="00E94F32" w:rsidRPr="001110B6" w14:paraId="6AD4DF56" w14:textId="77777777" w:rsidTr="00450A00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3EED4FCA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ПКС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311AC3C3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Программные комплексы</w:t>
            </w:r>
          </w:p>
        </w:tc>
      </w:tr>
      <w:tr w:rsidR="00E94F32" w:rsidRPr="001110B6" w14:paraId="3E2C8004" w14:textId="77777777" w:rsidTr="00450A00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0388DBBC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ПИ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34626795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Программное изделие</w:t>
            </w:r>
          </w:p>
        </w:tc>
      </w:tr>
      <w:tr w:rsidR="00E94F32" w:rsidRPr="001110B6" w14:paraId="4EB1A4EC" w14:textId="77777777" w:rsidTr="00450A00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4C37FED5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СПО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1B380201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Специальное программное обеспечение</w:t>
            </w:r>
          </w:p>
        </w:tc>
      </w:tr>
      <w:tr w:rsidR="00E94F32" w:rsidRPr="001110B6" w14:paraId="79518507" w14:textId="77777777" w:rsidTr="00450A00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1010D34B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БФ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7086AAC0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Благотворительный Фонд «Вклад в будущее»</w:t>
            </w:r>
          </w:p>
        </w:tc>
      </w:tr>
      <w:tr w:rsidR="00E94F32" w:rsidRPr="001110B6" w14:paraId="647A2B54" w14:textId="77777777" w:rsidTr="00450A00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4769525B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Фонд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2E894DCB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Благотворительный Фонд «Вклад в будущее».</w:t>
            </w:r>
          </w:p>
        </w:tc>
      </w:tr>
      <w:tr w:rsidR="00E94F32" w:rsidRPr="001110B6" w14:paraId="1B7B206C" w14:textId="77777777" w:rsidTr="00450A00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3DDD1367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CDN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653E20BF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Content Delivery Network (русский перевод: сеть доставки (распространения) контента) Сервис распределенного предоставления контента информации, на основании горизонтального масштабирования узлов доставки в различной географии местонахождения Пользователей АС.</w:t>
            </w:r>
          </w:p>
        </w:tc>
      </w:tr>
      <w:tr w:rsidR="00E94F32" w:rsidRPr="001110B6" w14:paraId="4AB61D33" w14:textId="77777777" w:rsidTr="00450A00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5D978B53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БД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19C8E2EB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База данных.</w:t>
            </w:r>
          </w:p>
        </w:tc>
      </w:tr>
      <w:tr w:rsidR="00E94F32" w:rsidRPr="001110B6" w14:paraId="5A41ADBC" w14:textId="77777777" w:rsidTr="00450A00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478B0079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СУБД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3A9DFEB8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Система управления базами данных.</w:t>
            </w:r>
          </w:p>
        </w:tc>
      </w:tr>
      <w:tr w:rsidR="00E94F32" w:rsidRPr="001110B6" w14:paraId="0D9EC3A4" w14:textId="77777777" w:rsidTr="00450A00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24B2FDC9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SOC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01BEBE7F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 xml:space="preserve">Security </w:t>
            </w:r>
            <w:proofErr w:type="spellStart"/>
            <w:r w:rsidRPr="001110B6">
              <w:rPr>
                <w:rFonts w:ascii="Times New Roman" w:hAnsi="Times New Roman" w:cs="Times New Roman"/>
              </w:rPr>
              <w:t>Operation</w:t>
            </w:r>
            <w:proofErr w:type="spellEnd"/>
            <w:r w:rsidRPr="001110B6">
              <w:rPr>
                <w:rFonts w:ascii="Times New Roman" w:hAnsi="Times New Roman" w:cs="Times New Roman"/>
              </w:rPr>
              <w:t xml:space="preserve"> Center (русский перевод: центр (операционная служба) оповещения по инцидентам безопасности).</w:t>
            </w:r>
          </w:p>
        </w:tc>
      </w:tr>
      <w:tr w:rsidR="00E94F32" w:rsidRPr="001110B6" w14:paraId="6E6F9970" w14:textId="77777777" w:rsidTr="00450A00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1EC41238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EDR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62FBBC31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110B6">
              <w:rPr>
                <w:rFonts w:ascii="Times New Roman" w:hAnsi="Times New Roman" w:cs="Times New Roman"/>
              </w:rPr>
              <w:t>Endpoint</w:t>
            </w:r>
            <w:proofErr w:type="spellEnd"/>
            <w:r w:rsidRPr="001110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0B6">
              <w:rPr>
                <w:rFonts w:ascii="Times New Roman" w:hAnsi="Times New Roman" w:cs="Times New Roman"/>
              </w:rPr>
              <w:t>Detection</w:t>
            </w:r>
            <w:proofErr w:type="spellEnd"/>
            <w:r w:rsidRPr="001110B6">
              <w:rPr>
                <w:rFonts w:ascii="Times New Roman" w:hAnsi="Times New Roman" w:cs="Times New Roman"/>
              </w:rPr>
              <w:t xml:space="preserve"> &amp; Response (русский перевод: детектирование и реагирование на конечном узле) Часть системы взаимодействия с SOC, программный клиент, установленный на экземпляре ОПО, для сигнализации о проблемах. Поставляет либо выделенные </w:t>
            </w:r>
            <w:proofErr w:type="gramStart"/>
            <w:r w:rsidRPr="001110B6">
              <w:rPr>
                <w:rFonts w:ascii="Times New Roman" w:hAnsi="Times New Roman" w:cs="Times New Roman"/>
              </w:rPr>
              <w:t>инциденты</w:t>
            </w:r>
            <w:proofErr w:type="gramEnd"/>
            <w:r w:rsidRPr="001110B6">
              <w:rPr>
                <w:rFonts w:ascii="Times New Roman" w:hAnsi="Times New Roman" w:cs="Times New Roman"/>
              </w:rPr>
              <w:t xml:space="preserve"> либо </w:t>
            </w:r>
            <w:proofErr w:type="spellStart"/>
            <w:r w:rsidRPr="001110B6">
              <w:rPr>
                <w:rFonts w:ascii="Times New Roman" w:hAnsi="Times New Roman" w:cs="Times New Roman"/>
              </w:rPr>
              <w:t>преднастроенный</w:t>
            </w:r>
            <w:proofErr w:type="spellEnd"/>
            <w:r w:rsidRPr="001110B6">
              <w:rPr>
                <w:rFonts w:ascii="Times New Roman" w:hAnsi="Times New Roman" w:cs="Times New Roman"/>
              </w:rPr>
              <w:t xml:space="preserve"> журнал событий.</w:t>
            </w:r>
          </w:p>
        </w:tc>
      </w:tr>
      <w:tr w:rsidR="00E94F32" w:rsidRPr="001110B6" w14:paraId="1E49EAE7" w14:textId="77777777" w:rsidTr="00450A00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4A5E3E45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АВПО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1C87BC27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Антивирусное программное обеспечение</w:t>
            </w:r>
          </w:p>
        </w:tc>
      </w:tr>
      <w:tr w:rsidR="00E94F32" w:rsidRPr="001110B6" w14:paraId="66B2DDEF" w14:textId="77777777" w:rsidTr="00450A00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14C56561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ПСИ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73CEFC52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Приемо-сдаточные испытания.</w:t>
            </w:r>
          </w:p>
        </w:tc>
      </w:tr>
      <w:tr w:rsidR="00E94F32" w:rsidRPr="001110B6" w14:paraId="231378F2" w14:textId="77777777" w:rsidTr="00450A00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76F8F54F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lastRenderedPageBreak/>
              <w:t>Методика ПСИ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47E7CF96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Документ, отражающий перечень всех реализованных в ходе работ над АС функций, с описанием способа их проверки и приемки.</w:t>
            </w:r>
          </w:p>
        </w:tc>
      </w:tr>
      <w:tr w:rsidR="00E94F32" w:rsidRPr="001110B6" w14:paraId="551C2154" w14:textId="77777777" w:rsidTr="00450A00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3D13B262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Протокол ПСИ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37AF249B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Журнал регистрации результатов прохождения методики ПСИ по каждой, предлагаемой для приемки новой реализованной функции или задаче в АС.</w:t>
            </w:r>
          </w:p>
        </w:tc>
      </w:tr>
      <w:tr w:rsidR="00E94F32" w:rsidRPr="001110B6" w14:paraId="324931E4" w14:textId="77777777" w:rsidTr="00450A00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3337773F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ОПЗ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71E67CA8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Описание постановок задач. Документ, отражающий общий список задач и функций, требуемый к реализации в АС.</w:t>
            </w:r>
          </w:p>
        </w:tc>
      </w:tr>
      <w:tr w:rsidR="00E94F32" w:rsidRPr="001110B6" w14:paraId="2DD5EFCB" w14:textId="77777777" w:rsidTr="00450A00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3D0BD138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MVP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09661F93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110B6">
              <w:rPr>
                <w:rFonts w:ascii="Times New Roman" w:hAnsi="Times New Roman" w:cs="Times New Roman"/>
              </w:rPr>
              <w:t>minimum</w:t>
            </w:r>
            <w:proofErr w:type="spellEnd"/>
            <w:r w:rsidRPr="001110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0B6">
              <w:rPr>
                <w:rFonts w:ascii="Times New Roman" w:hAnsi="Times New Roman" w:cs="Times New Roman"/>
              </w:rPr>
              <w:t>viable</w:t>
            </w:r>
            <w:proofErr w:type="spellEnd"/>
            <w:r w:rsidRPr="001110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0B6">
              <w:rPr>
                <w:rFonts w:ascii="Times New Roman" w:hAnsi="Times New Roman" w:cs="Times New Roman"/>
              </w:rPr>
              <w:t>product</w:t>
            </w:r>
            <w:proofErr w:type="spellEnd"/>
            <w:r w:rsidRPr="001110B6">
              <w:rPr>
                <w:rFonts w:ascii="Times New Roman" w:hAnsi="Times New Roman" w:cs="Times New Roman"/>
              </w:rPr>
              <w:t xml:space="preserve"> (русский перевод</w:t>
            </w:r>
            <w:proofErr w:type="gramStart"/>
            <w:r w:rsidRPr="001110B6">
              <w:rPr>
                <w:rFonts w:ascii="Times New Roman" w:hAnsi="Times New Roman" w:cs="Times New Roman"/>
              </w:rPr>
              <w:t>: Минимально</w:t>
            </w:r>
            <w:proofErr w:type="gramEnd"/>
            <w:r w:rsidRPr="001110B6">
              <w:rPr>
                <w:rFonts w:ascii="Times New Roman" w:hAnsi="Times New Roman" w:cs="Times New Roman"/>
              </w:rPr>
              <w:t xml:space="preserve"> жизнеспособный продукт)</w:t>
            </w:r>
          </w:p>
        </w:tc>
      </w:tr>
      <w:tr w:rsidR="00E94F32" w:rsidRPr="001110B6" w14:paraId="4A1B12E0" w14:textId="77777777" w:rsidTr="00450A00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035D0ABA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СЗИ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23713C17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Средство защиты информации</w:t>
            </w:r>
          </w:p>
        </w:tc>
      </w:tr>
      <w:tr w:rsidR="00E94F32" w:rsidRPr="001110B6" w14:paraId="52A7862E" w14:textId="77777777" w:rsidTr="00450A00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0BAFF106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Платформа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77BE17E4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Тоже, что и Платформа размещения тренажера</w:t>
            </w:r>
          </w:p>
        </w:tc>
      </w:tr>
      <w:tr w:rsidR="00E94F32" w:rsidRPr="001110B6" w14:paraId="21A0240E" w14:textId="77777777" w:rsidTr="00450A00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7FD37264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M2M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6DD864CE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Межмашинный интерфейс взаимодействия систем (при интеграции) (Machine-</w:t>
            </w:r>
            <w:proofErr w:type="spellStart"/>
            <w:r w:rsidRPr="001110B6">
              <w:rPr>
                <w:rFonts w:ascii="Times New Roman" w:hAnsi="Times New Roman" w:cs="Times New Roman"/>
              </w:rPr>
              <w:t>to</w:t>
            </w:r>
            <w:proofErr w:type="spellEnd"/>
            <w:r w:rsidRPr="001110B6">
              <w:rPr>
                <w:rFonts w:ascii="Times New Roman" w:hAnsi="Times New Roman" w:cs="Times New Roman"/>
              </w:rPr>
              <w:t xml:space="preserve">-Machine </w:t>
            </w:r>
            <w:proofErr w:type="spellStart"/>
            <w:r w:rsidRPr="001110B6">
              <w:rPr>
                <w:rFonts w:ascii="Times New Roman" w:hAnsi="Times New Roman" w:cs="Times New Roman"/>
              </w:rPr>
              <w:t>interface</w:t>
            </w:r>
            <w:proofErr w:type="spellEnd"/>
            <w:r w:rsidRPr="001110B6">
              <w:rPr>
                <w:rFonts w:ascii="Times New Roman" w:hAnsi="Times New Roman" w:cs="Times New Roman"/>
              </w:rPr>
              <w:t>)</w:t>
            </w:r>
          </w:p>
        </w:tc>
      </w:tr>
      <w:tr w:rsidR="00E94F32" w:rsidRPr="001110B6" w14:paraId="0A13CC23" w14:textId="77777777" w:rsidTr="00450A00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1793F23F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КБ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21C12777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 xml:space="preserve">Кибербезопасность. </w:t>
            </w:r>
          </w:p>
        </w:tc>
      </w:tr>
      <w:tr w:rsidR="00E94F32" w:rsidRPr="001110B6" w14:paraId="7F385746" w14:textId="77777777" w:rsidTr="00450A00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348B0E44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AI-Агент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55AF1F58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Система на базе генеративного искусственного интеллекта, способная планировать и совершать автономные действия во внешней среде, реагировать на изменения и взаимодействовать с человеком и другими агентами для достижения поставленных целей. </w:t>
            </w:r>
          </w:p>
          <w:p w14:paraId="3A52483D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</w:p>
          <w:p w14:paraId="01AA1AC4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 xml:space="preserve">В рамках данного стандарта AI-агент является </w:t>
            </w:r>
            <w:r w:rsidRPr="001110B6">
              <w:rPr>
                <w:rFonts w:ascii="Times New Roman" w:hAnsi="Times New Roman" w:cs="Times New Roman"/>
                <w:u w:val="single"/>
              </w:rPr>
              <w:t>логической сущностью</w:t>
            </w:r>
            <w:r w:rsidRPr="001110B6">
              <w:rPr>
                <w:rFonts w:ascii="Times New Roman" w:hAnsi="Times New Roman" w:cs="Times New Roman"/>
              </w:rPr>
              <w:t>, состоящей из функциональных блоков, каждый из которых реализуется в виде компонентов (в общем случае различных) Автоматизированных Систем. Функциональные блоки AI-агента определены ниже в данном стандарте.</w:t>
            </w:r>
          </w:p>
          <w:p w14:paraId="75D17311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 xml:space="preserve">Если в тексте данного стандарта указано, что AI-агент входит в состав конкретной Автоматизированной Системы, то под этим следует понимать, что конкретная Автоматизированная Система выполняет Поток Исполнения (Control </w:t>
            </w:r>
            <w:proofErr w:type="spellStart"/>
            <w:r w:rsidRPr="001110B6">
              <w:rPr>
                <w:rFonts w:ascii="Times New Roman" w:hAnsi="Times New Roman" w:cs="Times New Roman"/>
              </w:rPr>
              <w:t>Flow</w:t>
            </w:r>
            <w:proofErr w:type="spellEnd"/>
            <w:r w:rsidRPr="001110B6">
              <w:rPr>
                <w:rFonts w:ascii="Times New Roman" w:hAnsi="Times New Roman" w:cs="Times New Roman"/>
              </w:rPr>
              <w:t>) данного AI-агента.</w:t>
            </w:r>
          </w:p>
        </w:tc>
      </w:tr>
      <w:tr w:rsidR="00E94F32" w:rsidRPr="001110B6" w14:paraId="0882EBF7" w14:textId="77777777" w:rsidTr="00450A00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2F7906CD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Агент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5106AF61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AI Агент</w:t>
            </w:r>
          </w:p>
        </w:tc>
      </w:tr>
      <w:tr w:rsidR="00E94F32" w:rsidRPr="001110B6" w14:paraId="56395E9E" w14:textId="77777777" w:rsidTr="00450A00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21A32066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Контекст (</w:t>
            </w:r>
            <w:proofErr w:type="spellStart"/>
            <w:r w:rsidRPr="001110B6">
              <w:rPr>
                <w:rFonts w:ascii="Times New Roman" w:hAnsi="Times New Roman" w:cs="Times New Roman"/>
              </w:rPr>
              <w:t>Context</w:t>
            </w:r>
            <w:proofErr w:type="spellEnd"/>
            <w:r w:rsidRPr="001110B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0A1EAF57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Совокупность данных, условий и ограничений, в рамках которых действует AI-агент </w:t>
            </w:r>
          </w:p>
        </w:tc>
      </w:tr>
      <w:tr w:rsidR="00E94F32" w:rsidRPr="001110B6" w14:paraId="48FFFB6C" w14:textId="77777777" w:rsidTr="00450A00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71EFAE35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Память агента (Memory)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12FB2D27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Механизм, позволяющий агентам сохранять и извлекать информацию во время взаимодействий</w:t>
            </w:r>
          </w:p>
        </w:tc>
      </w:tr>
      <w:tr w:rsidR="00E94F32" w:rsidRPr="001110B6" w14:paraId="24C14152" w14:textId="77777777" w:rsidTr="00450A00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1F5D384D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1110B6">
              <w:rPr>
                <w:rFonts w:ascii="Times New Roman" w:hAnsi="Times New Roman" w:cs="Times New Roman"/>
              </w:rPr>
              <w:t>Долговременная</w:t>
            </w:r>
            <w:r w:rsidRPr="001110B6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1110B6">
              <w:rPr>
                <w:rFonts w:ascii="Times New Roman" w:hAnsi="Times New Roman" w:cs="Times New Roman"/>
              </w:rPr>
              <w:t>память</w:t>
            </w:r>
            <w:r w:rsidRPr="001110B6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1110B6">
              <w:rPr>
                <w:rFonts w:ascii="Times New Roman" w:hAnsi="Times New Roman" w:cs="Times New Roman"/>
              </w:rPr>
              <w:t>агента</w:t>
            </w:r>
          </w:p>
          <w:p w14:paraId="5645A22F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1110B6">
              <w:rPr>
                <w:rFonts w:ascii="Times New Roman" w:hAnsi="Times New Roman" w:cs="Times New Roman"/>
                <w:lang w:val="en-US"/>
              </w:rPr>
              <w:lastRenderedPageBreak/>
              <w:t>(Long term memory, knowledge base)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486BD877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lastRenderedPageBreak/>
              <w:t>Память агента, хранящая информацию, которая остаётся актуальной и ценной за пределами отдельного взаимодействия агента с клиентом.</w:t>
            </w:r>
          </w:p>
          <w:p w14:paraId="6C5C1C94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lastRenderedPageBreak/>
              <w:t>Долговременная память служит для хранения состояния агента между взаимодействиями с клиентом, накопленных знаний агента, усвоенных шаблонов поведения и установленных отношений с клиентами.</w:t>
            </w:r>
          </w:p>
        </w:tc>
      </w:tr>
      <w:tr w:rsidR="00E94F32" w:rsidRPr="001110B6" w14:paraId="6A45622C" w14:textId="77777777" w:rsidTr="00450A00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24F39B77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lastRenderedPageBreak/>
              <w:t>LLM (</w:t>
            </w:r>
            <w:proofErr w:type="spellStart"/>
            <w:r w:rsidRPr="001110B6">
              <w:rPr>
                <w:rFonts w:ascii="Times New Roman" w:hAnsi="Times New Roman" w:cs="Times New Roman"/>
              </w:rPr>
              <w:t>Lagre</w:t>
            </w:r>
            <w:proofErr w:type="spellEnd"/>
            <w:r w:rsidRPr="001110B6">
              <w:rPr>
                <w:rFonts w:ascii="Times New Roman" w:hAnsi="Times New Roman" w:cs="Times New Roman"/>
              </w:rPr>
              <w:t xml:space="preserve"> Language Model, Большая Языковая Модель)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309FF24F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Система искусственного интеллекта, основанная на нейронных сетях, которая обучена на больших объемах текстовых данных. Эти модели способны обрабатывать, понимать и генерировать текст, аналогичный человеческому. Они используют методы глубокого обучения и могут содержать миллиарды параметров, что позволяет им улавливать нюансы языка, грамматики и контекста.</w:t>
            </w:r>
          </w:p>
          <w:p w14:paraId="031F7E85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E94F32" w:rsidRPr="001110B6" w14:paraId="6764B5F4" w14:textId="77777777" w:rsidTr="00450A00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02D41220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Model (Модель)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1CC7FB77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Структура, которая может обрабатывать и анализировать данные, переданные ей в запросе (</w:t>
            </w:r>
            <w:proofErr w:type="spellStart"/>
            <w:r w:rsidRPr="001110B6">
              <w:rPr>
                <w:rFonts w:ascii="Times New Roman" w:hAnsi="Times New Roman" w:cs="Times New Roman"/>
              </w:rPr>
              <w:t>промпте</w:t>
            </w:r>
            <w:proofErr w:type="spellEnd"/>
            <w:r w:rsidRPr="001110B6">
              <w:rPr>
                <w:rFonts w:ascii="Times New Roman" w:hAnsi="Times New Roman" w:cs="Times New Roman"/>
              </w:rPr>
              <w:t>), и формировать ответ на запрос (</w:t>
            </w:r>
            <w:proofErr w:type="spellStart"/>
            <w:r w:rsidRPr="001110B6">
              <w:rPr>
                <w:rFonts w:ascii="Times New Roman" w:hAnsi="Times New Roman" w:cs="Times New Roman"/>
              </w:rPr>
              <w:t>промпт</w:t>
            </w:r>
            <w:proofErr w:type="spellEnd"/>
            <w:r w:rsidRPr="001110B6">
              <w:rPr>
                <w:rFonts w:ascii="Times New Roman" w:hAnsi="Times New Roman" w:cs="Times New Roman"/>
              </w:rPr>
              <w:t>), обладающая следующими свойствами:</w:t>
            </w:r>
          </w:p>
          <w:p w14:paraId="3F06D3A8" w14:textId="77777777" w:rsidR="00E94F32" w:rsidRPr="001110B6" w:rsidRDefault="00E94F32" w:rsidP="00E94F32">
            <w:pPr>
              <w:numPr>
                <w:ilvl w:val="0"/>
                <w:numId w:val="33"/>
              </w:numPr>
              <w:spacing w:after="120" w:line="240" w:lineRule="auto"/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Понимание контекста </w:t>
            </w:r>
          </w:p>
          <w:p w14:paraId="03F2B332" w14:textId="77777777" w:rsidR="00E94F32" w:rsidRPr="001110B6" w:rsidRDefault="00E94F32" w:rsidP="00E94F32">
            <w:pPr>
              <w:numPr>
                <w:ilvl w:val="0"/>
                <w:numId w:val="33"/>
              </w:numPr>
              <w:spacing w:after="120" w:line="240" w:lineRule="auto"/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Способность к рассуждению и планированию</w:t>
            </w:r>
          </w:p>
          <w:p w14:paraId="10D12C81" w14:textId="77777777" w:rsidR="00E94F32" w:rsidRPr="001110B6" w:rsidRDefault="00E94F32" w:rsidP="00E94F32">
            <w:pPr>
              <w:numPr>
                <w:ilvl w:val="0"/>
                <w:numId w:val="33"/>
              </w:numPr>
              <w:spacing w:after="120" w:line="240" w:lineRule="auto"/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Формирование осмысленного ответа на любой запрос</w:t>
            </w:r>
          </w:p>
          <w:p w14:paraId="43A51233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</w:p>
          <w:p w14:paraId="2EB8175A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Пример таких моделей: LLM</w:t>
            </w:r>
          </w:p>
        </w:tc>
      </w:tr>
      <w:tr w:rsidR="00E94F32" w:rsidRPr="001110B6" w14:paraId="0859373E" w14:textId="77777777" w:rsidTr="00450A00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1DA53ED0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RAG (</w:t>
            </w:r>
            <w:proofErr w:type="spellStart"/>
            <w:r w:rsidRPr="001110B6">
              <w:rPr>
                <w:rFonts w:ascii="Times New Roman" w:hAnsi="Times New Roman" w:cs="Times New Roman"/>
              </w:rPr>
              <w:t>Retrieval</w:t>
            </w:r>
            <w:proofErr w:type="spellEnd"/>
            <w:r w:rsidRPr="001110B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10B6">
              <w:rPr>
                <w:rFonts w:ascii="Times New Roman" w:hAnsi="Times New Roman" w:cs="Times New Roman"/>
              </w:rPr>
              <w:t>Augmented</w:t>
            </w:r>
            <w:proofErr w:type="spellEnd"/>
            <w:r w:rsidRPr="001110B6">
              <w:rPr>
                <w:rFonts w:ascii="Times New Roman" w:hAnsi="Times New Roman" w:cs="Times New Roman"/>
              </w:rPr>
              <w:t xml:space="preserve"> Generation)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67677DFD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Метод генерации текста, который комбинирует извлечение релевантной информации из внешних для AI-агента источников знаний (векторные хранилища, базы документов и т.д.) с генерацией текста на основе этой информации с помощью LLM</w:t>
            </w:r>
          </w:p>
        </w:tc>
      </w:tr>
      <w:tr w:rsidR="00E94F32" w:rsidRPr="001110B6" w14:paraId="5ADCF7BC" w14:textId="77777777" w:rsidTr="00450A00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61A90151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110B6">
              <w:rPr>
                <w:rFonts w:ascii="Times New Roman" w:hAnsi="Times New Roman" w:cs="Times New Roman"/>
              </w:rPr>
              <w:t>Prompt</w:t>
            </w:r>
            <w:proofErr w:type="spellEnd"/>
            <w:r w:rsidRPr="001110B6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1110B6">
              <w:rPr>
                <w:rFonts w:ascii="Times New Roman" w:hAnsi="Times New Roman" w:cs="Times New Roman"/>
              </w:rPr>
              <w:t>Промпт</w:t>
            </w:r>
            <w:proofErr w:type="spellEnd"/>
            <w:r w:rsidRPr="001110B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2BA45851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Входной запрос для Модели</w:t>
            </w:r>
          </w:p>
        </w:tc>
      </w:tr>
      <w:tr w:rsidR="00E94F32" w:rsidRPr="001110B6" w14:paraId="7FFD7C9E" w14:textId="77777777" w:rsidTr="00450A00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6A18DF1B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 xml:space="preserve">Системный </w:t>
            </w:r>
            <w:proofErr w:type="spellStart"/>
            <w:r w:rsidRPr="001110B6">
              <w:rPr>
                <w:rFonts w:ascii="Times New Roman" w:hAnsi="Times New Roman" w:cs="Times New Roman"/>
              </w:rPr>
              <w:t>Промпт</w:t>
            </w:r>
            <w:proofErr w:type="spellEnd"/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5733F9A8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 xml:space="preserve">Скрытая от пользователя часть </w:t>
            </w:r>
            <w:proofErr w:type="spellStart"/>
            <w:r w:rsidRPr="001110B6">
              <w:rPr>
                <w:rFonts w:ascii="Times New Roman" w:hAnsi="Times New Roman" w:cs="Times New Roman"/>
              </w:rPr>
              <w:t>Промпта</w:t>
            </w:r>
            <w:proofErr w:type="spellEnd"/>
            <w:r w:rsidRPr="001110B6">
              <w:rPr>
                <w:rFonts w:ascii="Times New Roman" w:hAnsi="Times New Roman" w:cs="Times New Roman"/>
              </w:rPr>
              <w:t>, определяющая базовое поведение AI-агента, стилистику ответов и границы допустимых действий</w:t>
            </w:r>
          </w:p>
        </w:tc>
      </w:tr>
      <w:tr w:rsidR="00E94F32" w:rsidRPr="001110B6" w14:paraId="0CAF00FD" w14:textId="77777777" w:rsidTr="00450A00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3AA2AA64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 xml:space="preserve">Пользовательский </w:t>
            </w:r>
            <w:proofErr w:type="spellStart"/>
            <w:r w:rsidRPr="001110B6">
              <w:rPr>
                <w:rFonts w:ascii="Times New Roman" w:hAnsi="Times New Roman" w:cs="Times New Roman"/>
              </w:rPr>
              <w:t>Промпт</w:t>
            </w:r>
            <w:proofErr w:type="spellEnd"/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0D6F94E0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 xml:space="preserve">Часть </w:t>
            </w:r>
            <w:proofErr w:type="spellStart"/>
            <w:r w:rsidRPr="001110B6">
              <w:rPr>
                <w:rFonts w:ascii="Times New Roman" w:hAnsi="Times New Roman" w:cs="Times New Roman"/>
              </w:rPr>
              <w:t>Промпта</w:t>
            </w:r>
            <w:proofErr w:type="spellEnd"/>
            <w:r w:rsidRPr="001110B6">
              <w:rPr>
                <w:rFonts w:ascii="Times New Roman" w:hAnsi="Times New Roman" w:cs="Times New Roman"/>
              </w:rPr>
              <w:t>, содержащая запрос пользователя</w:t>
            </w:r>
          </w:p>
        </w:tc>
      </w:tr>
      <w:tr w:rsidR="00E94F32" w:rsidRPr="001110B6" w14:paraId="7DE3D290" w14:textId="77777777" w:rsidTr="00450A00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30C59273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110B6">
              <w:rPr>
                <w:rFonts w:ascii="Times New Roman" w:hAnsi="Times New Roman" w:cs="Times New Roman"/>
              </w:rPr>
              <w:t>Guardrails</w:t>
            </w:r>
            <w:proofErr w:type="spellEnd"/>
            <w:r w:rsidRPr="001110B6">
              <w:rPr>
                <w:rFonts w:ascii="Times New Roman" w:hAnsi="Times New Roman" w:cs="Times New Roman"/>
              </w:rPr>
              <w:t xml:space="preserve"> (Защитные ограничения, ограничительные барьеры)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26900385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Набор правил и механизмов, контролирующих поведение AI-агентов с целью обеспечения безопасности и предсказуемости поведения AI-агентов</w:t>
            </w:r>
          </w:p>
        </w:tc>
      </w:tr>
      <w:tr w:rsidR="00E94F32" w:rsidRPr="001110B6" w14:paraId="75E0F50E" w14:textId="77777777" w:rsidTr="00450A00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2811E8EE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Инструменты (Tools)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5221CDCC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Внешние для AI-агента сервисы (функции), используемые AI-агентами для взаимодействия с внешним для него миром (с окружающей средой)</w:t>
            </w:r>
          </w:p>
        </w:tc>
      </w:tr>
      <w:tr w:rsidR="00E94F32" w:rsidRPr="001110B6" w14:paraId="33D2C7D0" w14:textId="77777777" w:rsidTr="00450A00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52261425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lastRenderedPageBreak/>
              <w:t xml:space="preserve">Поток исполнения (Control </w:t>
            </w:r>
            <w:proofErr w:type="spellStart"/>
            <w:r w:rsidRPr="001110B6">
              <w:rPr>
                <w:rFonts w:ascii="Times New Roman" w:hAnsi="Times New Roman" w:cs="Times New Roman"/>
              </w:rPr>
              <w:t>Flow</w:t>
            </w:r>
            <w:proofErr w:type="spellEnd"/>
            <w:r w:rsidRPr="001110B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19DFA53D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Механизм организации действий AI-агента до достижения цели.</w:t>
            </w:r>
          </w:p>
        </w:tc>
      </w:tr>
      <w:tr w:rsidR="00E94F32" w:rsidRPr="001110B6" w14:paraId="231A6FB7" w14:textId="77777777" w:rsidTr="00450A00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3848484F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Рефлексия (</w:t>
            </w:r>
            <w:proofErr w:type="spellStart"/>
            <w:r w:rsidRPr="001110B6">
              <w:rPr>
                <w:rFonts w:ascii="Times New Roman" w:hAnsi="Times New Roman" w:cs="Times New Roman"/>
              </w:rPr>
              <w:t>Reflection</w:t>
            </w:r>
            <w:proofErr w:type="spellEnd"/>
            <w:r w:rsidRPr="001110B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480ADF0F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Способность AI-агента оценивать свои действия и корректировать свой подход к достижению цели.</w:t>
            </w:r>
          </w:p>
          <w:p w14:paraId="641C0C8D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AI-агент может анализировать свои действия и их результаты, распознавать ситуации, когда его стратегии неэффективны и соответствующим образом менять своё поведение, адаптируясь к изменению контекста или окружающей среды. </w:t>
            </w:r>
          </w:p>
        </w:tc>
      </w:tr>
      <w:tr w:rsidR="00E94F32" w:rsidRPr="001110B6" w14:paraId="58F8819F" w14:textId="77777777" w:rsidTr="00450A00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483C87F0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Интроспекция (</w:t>
            </w:r>
            <w:proofErr w:type="spellStart"/>
            <w:r w:rsidRPr="001110B6">
              <w:rPr>
                <w:rFonts w:ascii="Times New Roman" w:hAnsi="Times New Roman" w:cs="Times New Roman"/>
              </w:rPr>
              <w:t>Introspection</w:t>
            </w:r>
            <w:proofErr w:type="spellEnd"/>
            <w:r w:rsidRPr="001110B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5537CE77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Способность AI-агента изучать и анализировать свои когнитивные процессы, понимать и объяснять принятые решения</w:t>
            </w:r>
          </w:p>
        </w:tc>
      </w:tr>
      <w:tr w:rsidR="00E94F32" w:rsidRPr="001110B6" w14:paraId="6B1C7D91" w14:textId="77777777" w:rsidTr="00450A00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50919B29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Среда Исполнения AI-агентов (Среда исполнения)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7CFA4B08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Программная или аппаратная платформа, обеспечивающая работу AI-агентов, позволяя AI-агентам взаимодействовать с окружающей средой и выполнять возложенные на них задачи.</w:t>
            </w:r>
          </w:p>
          <w:p w14:paraId="291D7BA0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 xml:space="preserve">В рамках данного стандарта Среда Исполнения AI-агентов определяется как компонент Автоматизированной Системы, который выполняет Поток Исполнения (Control </w:t>
            </w:r>
            <w:proofErr w:type="spellStart"/>
            <w:r w:rsidRPr="001110B6">
              <w:rPr>
                <w:rFonts w:ascii="Times New Roman" w:hAnsi="Times New Roman" w:cs="Times New Roman"/>
              </w:rPr>
              <w:t>Flow</w:t>
            </w:r>
            <w:proofErr w:type="spellEnd"/>
            <w:r w:rsidRPr="001110B6">
              <w:rPr>
                <w:rFonts w:ascii="Times New Roman" w:hAnsi="Times New Roman" w:cs="Times New Roman"/>
              </w:rPr>
              <w:t>) AI-агентов.</w:t>
            </w:r>
          </w:p>
        </w:tc>
      </w:tr>
      <w:tr w:rsidR="00E94F32" w:rsidRPr="001110B6" w14:paraId="4C30F391" w14:textId="77777777" w:rsidTr="00450A00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3F0A18B7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Автоматизированная система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0162F3D5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Самостоятельный объект управления в ИТ-процессах, представляющий собой набор разработанных или заимствованных компонентов Программного Обеспечения, реализующих логически связанный набор функциональности для выполнения необходимых бизнес-задач, а также для поддержки других АС.</w:t>
            </w:r>
          </w:p>
        </w:tc>
      </w:tr>
      <w:tr w:rsidR="00E94F32" w:rsidRPr="001110B6" w14:paraId="1B7AF233" w14:textId="77777777" w:rsidTr="00450A00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0CFCDC92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Масштабируемость 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5BA67247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Способность системы справляться с увеличением нагрузки при добавлении ресурсов</w:t>
            </w:r>
          </w:p>
        </w:tc>
      </w:tr>
      <w:tr w:rsidR="00E94F32" w:rsidRPr="001110B6" w14:paraId="38187E5B" w14:textId="77777777" w:rsidTr="00450A00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56AA514A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Производительность 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5EFD57A7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Свойство системы, характеризующее способность системы справляться нагрузкой</w:t>
            </w:r>
          </w:p>
        </w:tc>
      </w:tr>
      <w:tr w:rsidR="00E94F32" w:rsidRPr="001110B6" w14:paraId="709F1CD7" w14:textId="77777777" w:rsidTr="00450A00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1EB436FD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Технологический стек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02AE37CB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Набор технологий, инструментов и языков программирования, используемых для разработки и сопровождения программного обеспечения</w:t>
            </w:r>
          </w:p>
        </w:tc>
      </w:tr>
      <w:tr w:rsidR="00E94F32" w:rsidRPr="001110B6" w14:paraId="15A1B61C" w14:textId="77777777" w:rsidTr="00450A00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232269DB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Персистентное хранилище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7A43C9CD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Тип хранения данных, при котором данные сохраняются после отключения питания и перезагрузки системы</w:t>
            </w:r>
          </w:p>
        </w:tc>
      </w:tr>
      <w:tr w:rsidR="00E94F32" w:rsidRPr="001110B6" w14:paraId="1F8D476F" w14:textId="77777777" w:rsidTr="00450A00">
        <w:tc>
          <w:tcPr>
            <w:tcW w:w="1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77D414BA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Жизненный цикл AI-агента</w:t>
            </w:r>
          </w:p>
        </w:tc>
        <w:tc>
          <w:tcPr>
            <w:tcW w:w="7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right w:w="0" w:type="dxa"/>
            </w:tcMar>
          </w:tcPr>
          <w:p w14:paraId="1E2C2B7E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Процесс создания, развития, эксплуатации и вывода AI-агента из использования</w:t>
            </w:r>
          </w:p>
        </w:tc>
      </w:tr>
    </w:tbl>
    <w:p w14:paraId="09FA2BD1" w14:textId="77777777" w:rsidR="00E94F32" w:rsidRPr="001110B6" w:rsidRDefault="00E94F32" w:rsidP="00E94F32">
      <w:pPr>
        <w:keepNext/>
        <w:keepLines/>
        <w:jc w:val="both"/>
        <w:rPr>
          <w:rFonts w:ascii="Times New Roman" w:hAnsi="Times New Roman" w:cs="Times New Roman"/>
          <w:b/>
        </w:rPr>
      </w:pPr>
    </w:p>
    <w:p w14:paraId="5D6FB722" w14:textId="77777777" w:rsidR="00E94F32" w:rsidRPr="001110B6" w:rsidRDefault="00E94F32" w:rsidP="00E94F32">
      <w:pPr>
        <w:pStyle w:val="ListParagraph"/>
        <w:numPr>
          <w:ilvl w:val="0"/>
          <w:numId w:val="11"/>
        </w:numPr>
        <w:spacing w:after="160" w:line="259" w:lineRule="auto"/>
        <w:jc w:val="both"/>
        <w:rPr>
          <w:rFonts w:eastAsia="Times New Roman"/>
          <w:b/>
          <w:sz w:val="22"/>
          <w:szCs w:val="22"/>
        </w:rPr>
      </w:pPr>
      <w:r w:rsidRPr="001110B6">
        <w:rPr>
          <w:rFonts w:eastAsia="Times New Roman"/>
          <w:b/>
          <w:sz w:val="22"/>
          <w:szCs w:val="22"/>
        </w:rPr>
        <w:t>Общие технические требования</w:t>
      </w:r>
    </w:p>
    <w:p w14:paraId="21D174C3" w14:textId="77777777" w:rsidR="00E94F32" w:rsidRPr="001110B6" w:rsidRDefault="00E94F32" w:rsidP="00E94F32">
      <w:pPr>
        <w:jc w:val="both"/>
        <w:rPr>
          <w:rFonts w:ascii="Times New Roman" w:hAnsi="Times New Roman" w:cs="Times New Roman"/>
        </w:rPr>
      </w:pPr>
    </w:p>
    <w:p w14:paraId="7B791568" w14:textId="77777777" w:rsidR="00E94F32" w:rsidRPr="001110B6" w:rsidRDefault="00E94F32" w:rsidP="00E94F32">
      <w:pPr>
        <w:pStyle w:val="ListParagraph"/>
        <w:numPr>
          <w:ilvl w:val="1"/>
          <w:numId w:val="9"/>
        </w:numPr>
        <w:spacing w:after="160" w:line="259" w:lineRule="auto"/>
        <w:jc w:val="both"/>
        <w:rPr>
          <w:b/>
          <w:sz w:val="22"/>
          <w:szCs w:val="22"/>
        </w:rPr>
      </w:pPr>
      <w:r w:rsidRPr="001110B6">
        <w:rPr>
          <w:b/>
          <w:sz w:val="22"/>
          <w:szCs w:val="22"/>
        </w:rPr>
        <w:lastRenderedPageBreak/>
        <w:t xml:space="preserve">Требования к контейнеризации и </w:t>
      </w:r>
      <w:proofErr w:type="spellStart"/>
      <w:r w:rsidRPr="001110B6">
        <w:rPr>
          <w:b/>
          <w:sz w:val="22"/>
          <w:szCs w:val="22"/>
        </w:rPr>
        <w:t>оркестрации</w:t>
      </w:r>
      <w:proofErr w:type="spellEnd"/>
    </w:p>
    <w:p w14:paraId="6F373C4D" w14:textId="77777777" w:rsidR="00E94F32" w:rsidRPr="001110B6" w:rsidRDefault="00E94F32" w:rsidP="00E94F32">
      <w:pPr>
        <w:numPr>
          <w:ilvl w:val="0"/>
          <w:numId w:val="6"/>
        </w:numPr>
        <w:spacing w:after="0" w:line="240" w:lineRule="auto"/>
        <w:ind w:left="142" w:hanging="283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 xml:space="preserve">ПИ должно быть подготовлено для развертывания в </w:t>
      </w:r>
      <w:proofErr w:type="spellStart"/>
      <w:r w:rsidRPr="001110B6">
        <w:rPr>
          <w:rFonts w:ascii="Times New Roman" w:hAnsi="Times New Roman" w:cs="Times New Roman"/>
        </w:rPr>
        <w:t>контейнеризированной</w:t>
      </w:r>
      <w:proofErr w:type="spellEnd"/>
      <w:r w:rsidRPr="001110B6">
        <w:rPr>
          <w:rFonts w:ascii="Times New Roman" w:hAnsi="Times New Roman" w:cs="Times New Roman"/>
        </w:rPr>
        <w:t xml:space="preserve"> среде (</w:t>
      </w:r>
      <w:proofErr w:type="spellStart"/>
      <w:r w:rsidRPr="001110B6">
        <w:rPr>
          <w:rFonts w:ascii="Times New Roman" w:hAnsi="Times New Roman" w:cs="Times New Roman"/>
        </w:rPr>
        <w:t>Docker</w:t>
      </w:r>
      <w:proofErr w:type="spellEnd"/>
      <w:r w:rsidRPr="001110B6">
        <w:rPr>
          <w:rFonts w:ascii="Times New Roman" w:hAnsi="Times New Roman" w:cs="Times New Roman"/>
        </w:rPr>
        <w:t xml:space="preserve">-контейнеры) и совместимо с </w:t>
      </w:r>
      <w:proofErr w:type="spellStart"/>
      <w:r w:rsidRPr="001110B6">
        <w:rPr>
          <w:rFonts w:ascii="Times New Roman" w:hAnsi="Times New Roman" w:cs="Times New Roman"/>
        </w:rPr>
        <w:t>Kubernetes</w:t>
      </w:r>
      <w:proofErr w:type="spellEnd"/>
      <w:r w:rsidRPr="001110B6">
        <w:rPr>
          <w:rFonts w:ascii="Times New Roman" w:hAnsi="Times New Roman" w:cs="Times New Roman"/>
        </w:rPr>
        <w:t>.</w:t>
      </w:r>
    </w:p>
    <w:p w14:paraId="35114A30" w14:textId="77777777" w:rsidR="00E94F32" w:rsidRPr="001110B6" w:rsidRDefault="00E94F32" w:rsidP="00E94F32">
      <w:pPr>
        <w:numPr>
          <w:ilvl w:val="0"/>
          <w:numId w:val="6"/>
        </w:numPr>
        <w:spacing w:after="0" w:line="240" w:lineRule="auto"/>
        <w:ind w:left="142" w:hanging="283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ПИ должно поддерживать горизонтальное масштабирование (запуск нескольких идентичных контейнеров)</w:t>
      </w:r>
    </w:p>
    <w:p w14:paraId="7357E2C9" w14:textId="77777777" w:rsidR="00E94F32" w:rsidRPr="001110B6" w:rsidRDefault="00E94F32" w:rsidP="00E94F32">
      <w:pPr>
        <w:numPr>
          <w:ilvl w:val="0"/>
          <w:numId w:val="6"/>
        </w:numPr>
        <w:spacing w:after="0" w:line="240" w:lineRule="auto"/>
        <w:ind w:left="142" w:hanging="283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Образы контейнеров должны:</w:t>
      </w:r>
    </w:p>
    <w:p w14:paraId="0DA42093" w14:textId="77777777" w:rsidR="00E94F32" w:rsidRPr="001110B6" w:rsidRDefault="00E94F32" w:rsidP="00E94F32">
      <w:pPr>
        <w:pStyle w:val="ListParagraph"/>
        <w:numPr>
          <w:ilvl w:val="0"/>
          <w:numId w:val="10"/>
        </w:numPr>
        <w:spacing w:after="160" w:line="259" w:lineRule="auto"/>
        <w:ind w:left="210"/>
        <w:jc w:val="both"/>
        <w:rPr>
          <w:rFonts w:eastAsia="Times New Roman"/>
          <w:sz w:val="22"/>
          <w:szCs w:val="22"/>
        </w:rPr>
      </w:pPr>
      <w:r w:rsidRPr="001110B6">
        <w:rPr>
          <w:rFonts w:eastAsia="Times New Roman"/>
          <w:sz w:val="22"/>
          <w:szCs w:val="22"/>
        </w:rPr>
        <w:t>Иметь минимальный размер (</w:t>
      </w:r>
      <w:proofErr w:type="spellStart"/>
      <w:r w:rsidRPr="001110B6">
        <w:rPr>
          <w:rFonts w:eastAsia="Times New Roman"/>
          <w:sz w:val="22"/>
          <w:szCs w:val="22"/>
        </w:rPr>
        <w:t>multi-stage</w:t>
      </w:r>
      <w:proofErr w:type="spellEnd"/>
      <w:r w:rsidRPr="001110B6">
        <w:rPr>
          <w:rFonts w:eastAsia="Times New Roman"/>
          <w:sz w:val="22"/>
          <w:szCs w:val="22"/>
        </w:rPr>
        <w:t xml:space="preserve"> сборка). По возможности рекомендуется использовать базовый образ на основе </w:t>
      </w:r>
      <w:proofErr w:type="spellStart"/>
      <w:r w:rsidRPr="001110B6">
        <w:rPr>
          <w:rFonts w:eastAsia="Times New Roman"/>
          <w:sz w:val="22"/>
          <w:szCs w:val="22"/>
        </w:rPr>
        <w:t>alpine</w:t>
      </w:r>
      <w:proofErr w:type="spellEnd"/>
      <w:r w:rsidRPr="001110B6">
        <w:rPr>
          <w:rFonts w:eastAsia="Times New Roman"/>
          <w:sz w:val="22"/>
          <w:szCs w:val="22"/>
        </w:rPr>
        <w:t>;</w:t>
      </w:r>
    </w:p>
    <w:p w14:paraId="6C825C13" w14:textId="77777777" w:rsidR="00E94F32" w:rsidRPr="001110B6" w:rsidRDefault="00E94F32" w:rsidP="00E94F32">
      <w:pPr>
        <w:pStyle w:val="ListParagraph"/>
        <w:numPr>
          <w:ilvl w:val="0"/>
          <w:numId w:val="10"/>
        </w:numPr>
        <w:spacing w:after="160" w:line="259" w:lineRule="auto"/>
        <w:ind w:left="210"/>
        <w:jc w:val="both"/>
        <w:rPr>
          <w:rFonts w:eastAsia="Times New Roman"/>
          <w:sz w:val="22"/>
          <w:szCs w:val="22"/>
        </w:rPr>
      </w:pPr>
      <w:r w:rsidRPr="001110B6">
        <w:rPr>
          <w:rFonts w:eastAsia="Times New Roman"/>
          <w:sz w:val="22"/>
          <w:szCs w:val="22"/>
        </w:rPr>
        <w:t xml:space="preserve">Использовать только официальные базовые образы из доверенных репозиториев; </w:t>
      </w:r>
    </w:p>
    <w:p w14:paraId="60133957" w14:textId="77777777" w:rsidR="00E94F32" w:rsidRPr="001110B6" w:rsidRDefault="00E94F32" w:rsidP="00E94F32">
      <w:pPr>
        <w:pStyle w:val="ListParagraph"/>
        <w:numPr>
          <w:ilvl w:val="0"/>
          <w:numId w:val="10"/>
        </w:numPr>
        <w:spacing w:after="160" w:line="259" w:lineRule="auto"/>
        <w:ind w:left="210"/>
        <w:jc w:val="both"/>
        <w:rPr>
          <w:rFonts w:eastAsia="Times New Roman"/>
          <w:sz w:val="22"/>
          <w:szCs w:val="22"/>
        </w:rPr>
      </w:pPr>
      <w:r w:rsidRPr="001110B6">
        <w:rPr>
          <w:rFonts w:eastAsia="Times New Roman"/>
          <w:sz w:val="22"/>
          <w:szCs w:val="22"/>
        </w:rPr>
        <w:t xml:space="preserve">Не содержать критических уязвимостей (проверка через </w:t>
      </w:r>
      <w:proofErr w:type="spellStart"/>
      <w:r w:rsidRPr="001110B6">
        <w:rPr>
          <w:rFonts w:eastAsia="Times New Roman"/>
          <w:sz w:val="22"/>
          <w:szCs w:val="22"/>
        </w:rPr>
        <w:t>Harbor</w:t>
      </w:r>
      <w:proofErr w:type="spellEnd"/>
      <w:r w:rsidRPr="001110B6">
        <w:rPr>
          <w:rFonts w:eastAsia="Times New Roman"/>
          <w:sz w:val="22"/>
          <w:szCs w:val="22"/>
        </w:rPr>
        <w:t>)</w:t>
      </w:r>
    </w:p>
    <w:p w14:paraId="5C8BA2EF" w14:textId="77777777" w:rsidR="00E94F32" w:rsidRPr="001110B6" w:rsidRDefault="00E94F32" w:rsidP="00E94F32">
      <w:pPr>
        <w:ind w:left="142"/>
        <w:jc w:val="both"/>
        <w:rPr>
          <w:rFonts w:ascii="Times New Roman" w:hAnsi="Times New Roman" w:cs="Times New Roman"/>
          <w:b/>
          <w:color w:val="000000" w:themeColor="text1"/>
        </w:rPr>
      </w:pPr>
    </w:p>
    <w:p w14:paraId="73F68CFA" w14:textId="77777777" w:rsidR="00E94F32" w:rsidRPr="001110B6" w:rsidRDefault="00E94F32" w:rsidP="00E94F32">
      <w:pPr>
        <w:pStyle w:val="ListParagraph"/>
        <w:numPr>
          <w:ilvl w:val="1"/>
          <w:numId w:val="9"/>
        </w:numPr>
        <w:spacing w:after="160" w:line="259" w:lineRule="auto"/>
        <w:jc w:val="both"/>
        <w:rPr>
          <w:b/>
          <w:sz w:val="22"/>
          <w:szCs w:val="22"/>
        </w:rPr>
      </w:pPr>
      <w:r w:rsidRPr="001110B6">
        <w:rPr>
          <w:b/>
          <w:sz w:val="22"/>
          <w:szCs w:val="22"/>
        </w:rPr>
        <w:t>Требования к мониторингу и наблюдаемости</w:t>
      </w:r>
    </w:p>
    <w:p w14:paraId="548B5113" w14:textId="77777777" w:rsidR="00E94F32" w:rsidRPr="001110B6" w:rsidRDefault="00E94F32" w:rsidP="00E94F32">
      <w:pPr>
        <w:numPr>
          <w:ilvl w:val="0"/>
          <w:numId w:val="6"/>
        </w:numPr>
        <w:spacing w:after="0" w:line="240" w:lineRule="auto"/>
        <w:ind w:left="142" w:hanging="283"/>
        <w:jc w:val="both"/>
        <w:rPr>
          <w:rFonts w:ascii="Times New Roman" w:hAnsi="Times New Roman" w:cs="Times New Roman"/>
          <w:color w:val="000000" w:themeColor="text1"/>
        </w:rPr>
      </w:pPr>
      <w:r w:rsidRPr="001110B6">
        <w:rPr>
          <w:rFonts w:ascii="Times New Roman" w:hAnsi="Times New Roman" w:cs="Times New Roman"/>
          <w:color w:val="000000" w:themeColor="text1"/>
        </w:rPr>
        <w:t xml:space="preserve">ПИ должно предоставлять метрики в формате </w:t>
      </w:r>
      <w:r w:rsidRPr="001110B6">
        <w:rPr>
          <w:rFonts w:ascii="Times New Roman" w:hAnsi="Times New Roman" w:cs="Times New Roman"/>
          <w:color w:val="000000" w:themeColor="text1"/>
          <w:lang w:val="en-US"/>
        </w:rPr>
        <w:t>Prometheus</w:t>
      </w:r>
      <w:r w:rsidRPr="001110B6">
        <w:rPr>
          <w:rFonts w:ascii="Times New Roman" w:hAnsi="Times New Roman" w:cs="Times New Roman"/>
          <w:color w:val="000000" w:themeColor="text1"/>
        </w:rPr>
        <w:t xml:space="preserve"> </w:t>
      </w:r>
      <w:r w:rsidRPr="001110B6">
        <w:rPr>
          <w:rFonts w:ascii="Times New Roman" w:hAnsi="Times New Roman" w:cs="Times New Roman"/>
          <w:color w:val="000000" w:themeColor="text1"/>
          <w:lang w:val="en-US"/>
        </w:rPr>
        <w:t>exposition</w:t>
      </w:r>
      <w:r w:rsidRPr="001110B6">
        <w:rPr>
          <w:rFonts w:ascii="Times New Roman" w:hAnsi="Times New Roman" w:cs="Times New Roman"/>
          <w:color w:val="000000" w:themeColor="text1"/>
        </w:rPr>
        <w:t>;</w:t>
      </w:r>
    </w:p>
    <w:p w14:paraId="7FB22249" w14:textId="77777777" w:rsidR="00E94F32" w:rsidRPr="001110B6" w:rsidRDefault="00E94F32" w:rsidP="00E94F32">
      <w:pPr>
        <w:numPr>
          <w:ilvl w:val="0"/>
          <w:numId w:val="6"/>
        </w:numPr>
        <w:spacing w:after="0" w:line="240" w:lineRule="auto"/>
        <w:ind w:left="142" w:hanging="283"/>
        <w:jc w:val="both"/>
        <w:rPr>
          <w:rFonts w:ascii="Times New Roman" w:hAnsi="Times New Roman" w:cs="Times New Roman"/>
          <w:color w:val="000000" w:themeColor="text1"/>
        </w:rPr>
      </w:pPr>
      <w:r w:rsidRPr="001110B6">
        <w:rPr>
          <w:rFonts w:ascii="Times New Roman" w:hAnsi="Times New Roman" w:cs="Times New Roman"/>
          <w:color w:val="000000" w:themeColor="text1"/>
        </w:rPr>
        <w:t>Максимальное число отдаваемых одним контейнером метрик не должно превышать 1000;</w:t>
      </w:r>
    </w:p>
    <w:p w14:paraId="6FDA494C" w14:textId="77777777" w:rsidR="00E94F32" w:rsidRPr="001110B6" w:rsidRDefault="00E94F32" w:rsidP="00E94F32">
      <w:pPr>
        <w:numPr>
          <w:ilvl w:val="0"/>
          <w:numId w:val="6"/>
        </w:numPr>
        <w:spacing w:after="0" w:line="240" w:lineRule="auto"/>
        <w:ind w:left="142" w:hanging="283"/>
        <w:jc w:val="both"/>
        <w:rPr>
          <w:rFonts w:ascii="Times New Roman" w:hAnsi="Times New Roman" w:cs="Times New Roman"/>
          <w:color w:val="000000" w:themeColor="text1"/>
        </w:rPr>
      </w:pPr>
      <w:r w:rsidRPr="001110B6">
        <w:rPr>
          <w:rFonts w:ascii="Times New Roman" w:hAnsi="Times New Roman" w:cs="Times New Roman"/>
          <w:color w:val="000000" w:themeColor="text1"/>
        </w:rPr>
        <w:t xml:space="preserve">ПИ должно предоставлять структурированные логи в формате </w:t>
      </w:r>
      <w:r w:rsidRPr="001110B6">
        <w:rPr>
          <w:rFonts w:ascii="Times New Roman" w:hAnsi="Times New Roman" w:cs="Times New Roman"/>
          <w:color w:val="000000" w:themeColor="text1"/>
          <w:lang w:val="en-US"/>
        </w:rPr>
        <w:t>JSON</w:t>
      </w:r>
    </w:p>
    <w:p w14:paraId="243ACF57" w14:textId="77777777" w:rsidR="00E94F32" w:rsidRPr="001110B6" w:rsidRDefault="00E94F32" w:rsidP="00E94F32">
      <w:pPr>
        <w:ind w:left="142"/>
        <w:jc w:val="both"/>
        <w:rPr>
          <w:rFonts w:ascii="Times New Roman" w:hAnsi="Times New Roman" w:cs="Times New Roman"/>
          <w:b/>
          <w:color w:val="000000" w:themeColor="text1"/>
        </w:rPr>
      </w:pPr>
    </w:p>
    <w:p w14:paraId="7F30F147" w14:textId="77777777" w:rsidR="00E94F32" w:rsidRPr="001110B6" w:rsidRDefault="00E94F32" w:rsidP="00E94F32">
      <w:pPr>
        <w:pStyle w:val="ListParagraph"/>
        <w:numPr>
          <w:ilvl w:val="1"/>
          <w:numId w:val="9"/>
        </w:numPr>
        <w:spacing w:after="160" w:line="259" w:lineRule="auto"/>
        <w:jc w:val="both"/>
        <w:rPr>
          <w:b/>
          <w:sz w:val="22"/>
          <w:szCs w:val="22"/>
        </w:rPr>
      </w:pPr>
      <w:r w:rsidRPr="001110B6">
        <w:rPr>
          <w:b/>
          <w:sz w:val="22"/>
          <w:szCs w:val="22"/>
        </w:rPr>
        <w:t>Требования к используемым языкам программирования и фреймворкам</w:t>
      </w:r>
    </w:p>
    <w:p w14:paraId="13A5253C" w14:textId="77777777" w:rsidR="00E94F32" w:rsidRPr="001110B6" w:rsidRDefault="00E94F32" w:rsidP="00E94F32">
      <w:pPr>
        <w:numPr>
          <w:ilvl w:val="0"/>
          <w:numId w:val="6"/>
        </w:numPr>
        <w:spacing w:after="0" w:line="240" w:lineRule="auto"/>
        <w:ind w:left="142" w:hanging="283"/>
        <w:jc w:val="both"/>
        <w:rPr>
          <w:rFonts w:ascii="Times New Roman" w:hAnsi="Times New Roman" w:cs="Times New Roman"/>
          <w:color w:val="000000" w:themeColor="text1"/>
        </w:rPr>
      </w:pPr>
      <w:r w:rsidRPr="001110B6">
        <w:rPr>
          <w:rFonts w:ascii="Times New Roman" w:hAnsi="Times New Roman" w:cs="Times New Roman"/>
          <w:color w:val="000000" w:themeColor="text1"/>
        </w:rPr>
        <w:t>Фреймворки и языки программирования для разработки ПИ должны быть согласованы с Заказчиком.</w:t>
      </w:r>
    </w:p>
    <w:p w14:paraId="41922CC3" w14:textId="77777777" w:rsidR="00E94F32" w:rsidRPr="001110B6" w:rsidRDefault="00E94F32" w:rsidP="00E94F32">
      <w:pPr>
        <w:numPr>
          <w:ilvl w:val="0"/>
          <w:numId w:val="6"/>
        </w:numPr>
        <w:spacing w:after="0" w:line="240" w:lineRule="auto"/>
        <w:ind w:left="142" w:hanging="283"/>
        <w:jc w:val="both"/>
        <w:rPr>
          <w:rFonts w:ascii="Times New Roman" w:hAnsi="Times New Roman" w:cs="Times New Roman"/>
          <w:color w:val="000000" w:themeColor="text1"/>
        </w:rPr>
      </w:pPr>
      <w:r w:rsidRPr="001110B6">
        <w:rPr>
          <w:rFonts w:ascii="Times New Roman" w:hAnsi="Times New Roman" w:cs="Times New Roman"/>
          <w:color w:val="000000" w:themeColor="text1"/>
        </w:rPr>
        <w:t xml:space="preserve">Запрещено использовать язык программирования </w:t>
      </w:r>
      <w:r w:rsidRPr="001110B6">
        <w:rPr>
          <w:rFonts w:ascii="Times New Roman" w:hAnsi="Times New Roman" w:cs="Times New Roman"/>
          <w:color w:val="000000" w:themeColor="text1"/>
          <w:lang w:val="en-US"/>
        </w:rPr>
        <w:t>PHP</w:t>
      </w:r>
      <w:r w:rsidRPr="001110B6">
        <w:rPr>
          <w:rFonts w:ascii="Times New Roman" w:hAnsi="Times New Roman" w:cs="Times New Roman"/>
          <w:color w:val="000000" w:themeColor="text1"/>
        </w:rPr>
        <w:t xml:space="preserve">. </w:t>
      </w:r>
    </w:p>
    <w:p w14:paraId="1FCC1700" w14:textId="77777777" w:rsidR="00E94F32" w:rsidRPr="001110B6" w:rsidRDefault="00E94F32" w:rsidP="00E94F32">
      <w:pPr>
        <w:ind w:left="142"/>
        <w:jc w:val="both"/>
        <w:rPr>
          <w:rFonts w:ascii="Times New Roman" w:hAnsi="Times New Roman" w:cs="Times New Roman"/>
          <w:b/>
          <w:color w:val="000000" w:themeColor="text1"/>
        </w:rPr>
      </w:pPr>
    </w:p>
    <w:p w14:paraId="739B0C86" w14:textId="77777777" w:rsidR="00E94F32" w:rsidRPr="001110B6" w:rsidRDefault="00E94F32" w:rsidP="00E94F32">
      <w:pPr>
        <w:pStyle w:val="ListParagraph"/>
        <w:numPr>
          <w:ilvl w:val="1"/>
          <w:numId w:val="9"/>
        </w:numPr>
        <w:spacing w:after="160" w:line="259" w:lineRule="auto"/>
        <w:jc w:val="both"/>
        <w:rPr>
          <w:b/>
          <w:sz w:val="22"/>
          <w:szCs w:val="22"/>
        </w:rPr>
      </w:pPr>
      <w:r w:rsidRPr="001110B6">
        <w:rPr>
          <w:b/>
          <w:sz w:val="22"/>
          <w:szCs w:val="22"/>
        </w:rPr>
        <w:t>Требования конвейеру сборки и развертывания</w:t>
      </w:r>
    </w:p>
    <w:p w14:paraId="1E3C735B" w14:textId="77777777" w:rsidR="00E94F32" w:rsidRPr="001110B6" w:rsidRDefault="00E94F32" w:rsidP="00E94F32">
      <w:pPr>
        <w:numPr>
          <w:ilvl w:val="0"/>
          <w:numId w:val="6"/>
        </w:numPr>
        <w:spacing w:after="0" w:line="240" w:lineRule="auto"/>
        <w:ind w:left="142" w:hanging="283"/>
        <w:jc w:val="both"/>
        <w:rPr>
          <w:rFonts w:ascii="Times New Roman" w:hAnsi="Times New Roman" w:cs="Times New Roman"/>
          <w:color w:val="000000" w:themeColor="text1"/>
        </w:rPr>
      </w:pPr>
      <w:r w:rsidRPr="001110B6">
        <w:rPr>
          <w:rFonts w:ascii="Times New Roman" w:hAnsi="Times New Roman" w:cs="Times New Roman"/>
          <w:color w:val="000000" w:themeColor="text1"/>
        </w:rPr>
        <w:t xml:space="preserve">Для сборки и развертывания ПИ должен использоваться </w:t>
      </w:r>
      <w:r w:rsidRPr="001110B6">
        <w:rPr>
          <w:rFonts w:ascii="Times New Roman" w:hAnsi="Times New Roman" w:cs="Times New Roman"/>
          <w:color w:val="000000" w:themeColor="text1"/>
          <w:lang w:val="en-US"/>
        </w:rPr>
        <w:t>Gitlab</w:t>
      </w:r>
    </w:p>
    <w:p w14:paraId="10223B82" w14:textId="77777777" w:rsidR="00E94F32" w:rsidRPr="001110B6" w:rsidRDefault="00E94F32" w:rsidP="00E94F32">
      <w:pPr>
        <w:numPr>
          <w:ilvl w:val="0"/>
          <w:numId w:val="6"/>
        </w:numPr>
        <w:spacing w:after="0" w:line="240" w:lineRule="auto"/>
        <w:ind w:left="142" w:hanging="283"/>
        <w:jc w:val="both"/>
        <w:rPr>
          <w:rFonts w:ascii="Times New Roman" w:hAnsi="Times New Roman" w:cs="Times New Roman"/>
          <w:color w:val="000000" w:themeColor="text1"/>
        </w:rPr>
      </w:pPr>
      <w:r w:rsidRPr="001110B6">
        <w:rPr>
          <w:rFonts w:ascii="Times New Roman" w:hAnsi="Times New Roman" w:cs="Times New Roman"/>
          <w:color w:val="000000" w:themeColor="text1"/>
        </w:rPr>
        <w:t xml:space="preserve">Развертывание ПИ на площадку Заказчика должно осуществляться существующим конвейером </w:t>
      </w:r>
      <w:r w:rsidRPr="001110B6">
        <w:rPr>
          <w:rFonts w:ascii="Times New Roman" w:hAnsi="Times New Roman" w:cs="Times New Roman"/>
          <w:color w:val="000000" w:themeColor="text1"/>
          <w:lang w:val="en-US"/>
        </w:rPr>
        <w:t>Gitlab</w:t>
      </w:r>
    </w:p>
    <w:p w14:paraId="0C51AEB7" w14:textId="77777777" w:rsidR="00E94F32" w:rsidRPr="001110B6" w:rsidRDefault="00E94F32" w:rsidP="00E94F32">
      <w:pPr>
        <w:ind w:left="142"/>
        <w:jc w:val="both"/>
        <w:rPr>
          <w:rFonts w:ascii="Times New Roman" w:hAnsi="Times New Roman" w:cs="Times New Roman"/>
          <w:color w:val="000000" w:themeColor="text1"/>
        </w:rPr>
      </w:pPr>
    </w:p>
    <w:p w14:paraId="34A856B5" w14:textId="77777777" w:rsidR="00E94F32" w:rsidRPr="001110B6" w:rsidRDefault="00E94F32" w:rsidP="00E94F32">
      <w:pPr>
        <w:pStyle w:val="ListParagraph"/>
        <w:numPr>
          <w:ilvl w:val="0"/>
          <w:numId w:val="11"/>
        </w:numPr>
        <w:spacing w:after="160" w:line="259" w:lineRule="auto"/>
        <w:jc w:val="both"/>
        <w:rPr>
          <w:b/>
          <w:sz w:val="22"/>
          <w:szCs w:val="22"/>
        </w:rPr>
      </w:pPr>
      <w:r w:rsidRPr="001110B6">
        <w:rPr>
          <w:b/>
          <w:sz w:val="22"/>
          <w:szCs w:val="22"/>
        </w:rPr>
        <w:t>Состав и содержание работ по созданию ПИ</w:t>
      </w:r>
    </w:p>
    <w:p w14:paraId="39132862" w14:textId="77777777" w:rsidR="00E94F32" w:rsidRPr="001110B6" w:rsidRDefault="00E94F32" w:rsidP="00E94F32">
      <w:pPr>
        <w:spacing w:after="45"/>
        <w:ind w:left="992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Этапы и содержание работ</w:t>
      </w:r>
    </w:p>
    <w:tbl>
      <w:tblPr>
        <w:tblW w:w="10349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94"/>
        <w:gridCol w:w="2518"/>
        <w:gridCol w:w="3902"/>
        <w:gridCol w:w="2335"/>
      </w:tblGrid>
      <w:tr w:rsidR="00E94F32" w:rsidRPr="001110B6" w14:paraId="4932FEB7" w14:textId="77777777" w:rsidTr="00450A00">
        <w:tc>
          <w:tcPr>
            <w:tcW w:w="1594" w:type="dxa"/>
          </w:tcPr>
          <w:p w14:paraId="2F010E25" w14:textId="77777777" w:rsidR="00E94F32" w:rsidRPr="001110B6" w:rsidRDefault="00E94F32" w:rsidP="00450A00">
            <w:pPr>
              <w:spacing w:after="45"/>
              <w:jc w:val="both"/>
              <w:rPr>
                <w:rFonts w:ascii="Times New Roman" w:hAnsi="Times New Roman" w:cs="Times New Roman"/>
                <w:b/>
              </w:rPr>
            </w:pPr>
            <w:r w:rsidRPr="001110B6">
              <w:rPr>
                <w:rFonts w:ascii="Times New Roman" w:hAnsi="Times New Roman" w:cs="Times New Roman"/>
                <w:b/>
              </w:rPr>
              <w:t>Номер этапа</w:t>
            </w:r>
          </w:p>
        </w:tc>
        <w:tc>
          <w:tcPr>
            <w:tcW w:w="2518" w:type="dxa"/>
          </w:tcPr>
          <w:p w14:paraId="56887369" w14:textId="77777777" w:rsidR="00E94F32" w:rsidRPr="001110B6" w:rsidRDefault="00E94F32" w:rsidP="00450A00">
            <w:pPr>
              <w:spacing w:after="45"/>
              <w:jc w:val="both"/>
              <w:rPr>
                <w:rFonts w:ascii="Times New Roman" w:hAnsi="Times New Roman" w:cs="Times New Roman"/>
                <w:b/>
              </w:rPr>
            </w:pPr>
            <w:r w:rsidRPr="001110B6">
              <w:rPr>
                <w:rFonts w:ascii="Times New Roman" w:hAnsi="Times New Roman" w:cs="Times New Roman"/>
                <w:b/>
              </w:rPr>
              <w:t>Наименование этапа</w:t>
            </w:r>
          </w:p>
        </w:tc>
        <w:tc>
          <w:tcPr>
            <w:tcW w:w="3902" w:type="dxa"/>
          </w:tcPr>
          <w:p w14:paraId="4BC07868" w14:textId="77777777" w:rsidR="00E94F32" w:rsidRPr="001110B6" w:rsidRDefault="00E94F32" w:rsidP="00450A00">
            <w:pPr>
              <w:spacing w:after="45"/>
              <w:jc w:val="both"/>
              <w:rPr>
                <w:rFonts w:ascii="Times New Roman" w:hAnsi="Times New Roman" w:cs="Times New Roman"/>
                <w:b/>
              </w:rPr>
            </w:pPr>
            <w:r w:rsidRPr="001110B6">
              <w:rPr>
                <w:rFonts w:ascii="Times New Roman" w:hAnsi="Times New Roman" w:cs="Times New Roman"/>
                <w:b/>
              </w:rPr>
              <w:t>Перечень работ</w:t>
            </w:r>
          </w:p>
        </w:tc>
        <w:tc>
          <w:tcPr>
            <w:tcW w:w="2335" w:type="dxa"/>
          </w:tcPr>
          <w:p w14:paraId="31D811E3" w14:textId="77777777" w:rsidR="00E94F32" w:rsidRPr="001110B6" w:rsidRDefault="00E94F32" w:rsidP="00450A00">
            <w:pPr>
              <w:spacing w:after="45"/>
              <w:jc w:val="both"/>
              <w:rPr>
                <w:rFonts w:ascii="Times New Roman" w:hAnsi="Times New Roman" w:cs="Times New Roman"/>
                <w:b/>
              </w:rPr>
            </w:pPr>
            <w:r w:rsidRPr="001110B6">
              <w:rPr>
                <w:rFonts w:ascii="Times New Roman" w:hAnsi="Times New Roman" w:cs="Times New Roman"/>
                <w:b/>
              </w:rPr>
              <w:t>Сроки выполнения</w:t>
            </w:r>
          </w:p>
        </w:tc>
      </w:tr>
      <w:tr w:rsidR="00E94F32" w:rsidRPr="001110B6" w14:paraId="17D2CC03" w14:textId="77777777" w:rsidTr="00450A00">
        <w:tc>
          <w:tcPr>
            <w:tcW w:w="1594" w:type="dxa"/>
          </w:tcPr>
          <w:p w14:paraId="446296BC" w14:textId="77777777" w:rsidR="00E94F32" w:rsidRPr="001110B6" w:rsidRDefault="00E94F32" w:rsidP="00450A00">
            <w:pPr>
              <w:spacing w:after="45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518" w:type="dxa"/>
          </w:tcPr>
          <w:p w14:paraId="153D857D" w14:textId="77777777" w:rsidR="00E94F32" w:rsidRPr="001110B6" w:rsidRDefault="00E94F32" w:rsidP="00450A00">
            <w:pPr>
              <w:spacing w:after="45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</w:tcPr>
          <w:p w14:paraId="7436C20E" w14:textId="77777777" w:rsidR="00E94F32" w:rsidRPr="001110B6" w:rsidRDefault="00E94F32" w:rsidP="00450A00">
            <w:pPr>
              <w:spacing w:after="45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35" w:type="dxa"/>
          </w:tcPr>
          <w:p w14:paraId="73BF9562" w14:textId="77777777" w:rsidR="00E94F32" w:rsidRPr="001110B6" w:rsidRDefault="00E94F32" w:rsidP="00450A00">
            <w:pPr>
              <w:spacing w:after="45"/>
              <w:jc w:val="both"/>
              <w:rPr>
                <w:rFonts w:ascii="Times New Roman" w:hAnsi="Times New Roman" w:cs="Times New Roman"/>
              </w:rPr>
            </w:pPr>
          </w:p>
        </w:tc>
      </w:tr>
      <w:tr w:rsidR="00E94F32" w:rsidRPr="001110B6" w14:paraId="63F588F1" w14:textId="77777777" w:rsidTr="00450A00">
        <w:tc>
          <w:tcPr>
            <w:tcW w:w="1594" w:type="dxa"/>
          </w:tcPr>
          <w:p w14:paraId="0CE948DD" w14:textId="77777777" w:rsidR="00E94F32" w:rsidRPr="001110B6" w:rsidRDefault="00E94F32" w:rsidP="00450A00">
            <w:pPr>
              <w:spacing w:after="45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518" w:type="dxa"/>
          </w:tcPr>
          <w:p w14:paraId="6C9CFB7B" w14:textId="77777777" w:rsidR="00E94F32" w:rsidRPr="001110B6" w:rsidRDefault="00E94F32" w:rsidP="00450A00">
            <w:pPr>
              <w:spacing w:after="45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</w:tcPr>
          <w:p w14:paraId="5D689C89" w14:textId="77777777" w:rsidR="00E94F32" w:rsidRPr="001110B6" w:rsidRDefault="00E94F32" w:rsidP="00450A00">
            <w:pPr>
              <w:spacing w:after="45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35" w:type="dxa"/>
          </w:tcPr>
          <w:p w14:paraId="114A218B" w14:textId="77777777" w:rsidR="00E94F32" w:rsidRPr="001110B6" w:rsidRDefault="00E94F32" w:rsidP="00450A00">
            <w:pPr>
              <w:spacing w:after="45"/>
              <w:jc w:val="both"/>
              <w:rPr>
                <w:rFonts w:ascii="Times New Roman" w:hAnsi="Times New Roman" w:cs="Times New Roman"/>
              </w:rPr>
            </w:pPr>
          </w:p>
        </w:tc>
      </w:tr>
      <w:tr w:rsidR="00E94F32" w:rsidRPr="001110B6" w14:paraId="4CBBA570" w14:textId="77777777" w:rsidTr="00450A00">
        <w:tc>
          <w:tcPr>
            <w:tcW w:w="1594" w:type="dxa"/>
          </w:tcPr>
          <w:p w14:paraId="5D936F46" w14:textId="77777777" w:rsidR="00E94F32" w:rsidRPr="001110B6" w:rsidRDefault="00E94F32" w:rsidP="00450A00">
            <w:pPr>
              <w:spacing w:after="45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518" w:type="dxa"/>
          </w:tcPr>
          <w:p w14:paraId="7C20B594" w14:textId="77777777" w:rsidR="00E94F32" w:rsidRPr="001110B6" w:rsidRDefault="00E94F32" w:rsidP="00450A00">
            <w:pPr>
              <w:spacing w:after="45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</w:tcPr>
          <w:p w14:paraId="0DE2F737" w14:textId="77777777" w:rsidR="00E94F32" w:rsidRPr="001110B6" w:rsidRDefault="00E94F32" w:rsidP="00450A00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35" w:type="dxa"/>
          </w:tcPr>
          <w:p w14:paraId="5732A39D" w14:textId="77777777" w:rsidR="00E94F32" w:rsidRPr="001110B6" w:rsidRDefault="00E94F32" w:rsidP="00450A00">
            <w:pPr>
              <w:spacing w:after="45"/>
              <w:jc w:val="both"/>
              <w:rPr>
                <w:rFonts w:ascii="Times New Roman" w:hAnsi="Times New Roman" w:cs="Times New Roman"/>
              </w:rPr>
            </w:pPr>
          </w:p>
        </w:tc>
      </w:tr>
      <w:tr w:rsidR="00E94F32" w:rsidRPr="001110B6" w14:paraId="751D5D71" w14:textId="77777777" w:rsidTr="00450A00">
        <w:tc>
          <w:tcPr>
            <w:tcW w:w="1594" w:type="dxa"/>
          </w:tcPr>
          <w:p w14:paraId="55C686A3" w14:textId="77777777" w:rsidR="00E94F32" w:rsidRPr="001110B6" w:rsidRDefault="00E94F32" w:rsidP="00450A00">
            <w:pPr>
              <w:spacing w:after="45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518" w:type="dxa"/>
          </w:tcPr>
          <w:p w14:paraId="3C2809F6" w14:textId="77777777" w:rsidR="00E94F32" w:rsidRPr="001110B6" w:rsidRDefault="00E94F32" w:rsidP="00450A00">
            <w:pPr>
              <w:spacing w:after="45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</w:tcPr>
          <w:p w14:paraId="6712E7AC" w14:textId="77777777" w:rsidR="00E94F32" w:rsidRPr="001110B6" w:rsidRDefault="00E94F32" w:rsidP="00450A00">
            <w:pPr>
              <w:spacing w:after="45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35" w:type="dxa"/>
          </w:tcPr>
          <w:p w14:paraId="5B4EB25C" w14:textId="77777777" w:rsidR="00E94F32" w:rsidRPr="001110B6" w:rsidRDefault="00E94F32" w:rsidP="00450A00">
            <w:pPr>
              <w:spacing w:after="45"/>
              <w:jc w:val="both"/>
              <w:rPr>
                <w:rFonts w:ascii="Times New Roman" w:hAnsi="Times New Roman" w:cs="Times New Roman"/>
                <w:shd w:val="clear" w:color="auto" w:fill="FCE5CD"/>
              </w:rPr>
            </w:pPr>
          </w:p>
        </w:tc>
      </w:tr>
      <w:tr w:rsidR="00E94F32" w:rsidRPr="001110B6" w14:paraId="751A1C65" w14:textId="77777777" w:rsidTr="00450A00">
        <w:tc>
          <w:tcPr>
            <w:tcW w:w="1594" w:type="dxa"/>
          </w:tcPr>
          <w:p w14:paraId="0296B915" w14:textId="77777777" w:rsidR="00E94F32" w:rsidRPr="001110B6" w:rsidRDefault="00E94F32" w:rsidP="00450A00">
            <w:pPr>
              <w:spacing w:after="45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518" w:type="dxa"/>
          </w:tcPr>
          <w:p w14:paraId="6B470603" w14:textId="77777777" w:rsidR="00E94F32" w:rsidRPr="001110B6" w:rsidRDefault="00E94F32" w:rsidP="00450A00">
            <w:pPr>
              <w:spacing w:after="45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</w:tcPr>
          <w:p w14:paraId="1EBE8174" w14:textId="77777777" w:rsidR="00E94F32" w:rsidRPr="001110B6" w:rsidRDefault="00E94F32" w:rsidP="00450A00">
            <w:pPr>
              <w:spacing w:after="45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335" w:type="dxa"/>
          </w:tcPr>
          <w:p w14:paraId="0D78F9F6" w14:textId="77777777" w:rsidR="00E94F32" w:rsidRPr="001110B6" w:rsidRDefault="00E94F32" w:rsidP="00450A00">
            <w:pPr>
              <w:spacing w:after="45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05C03A38" w14:textId="77777777" w:rsidR="00E94F32" w:rsidRPr="001110B6" w:rsidRDefault="00E94F32" w:rsidP="00E94F32">
      <w:pPr>
        <w:ind w:left="1080"/>
        <w:jc w:val="both"/>
        <w:rPr>
          <w:rFonts w:ascii="Times New Roman" w:hAnsi="Times New Roman" w:cs="Times New Roman"/>
        </w:rPr>
      </w:pPr>
    </w:p>
    <w:p w14:paraId="3A861CA2" w14:textId="77777777" w:rsidR="00E94F32" w:rsidRPr="001110B6" w:rsidRDefault="00E94F32" w:rsidP="00E94F32">
      <w:pPr>
        <w:pStyle w:val="ListParagraph"/>
        <w:numPr>
          <w:ilvl w:val="1"/>
          <w:numId w:val="11"/>
        </w:numPr>
        <w:spacing w:after="160" w:line="259" w:lineRule="auto"/>
        <w:jc w:val="both"/>
        <w:rPr>
          <w:rFonts w:eastAsia="Times New Roman"/>
          <w:sz w:val="22"/>
          <w:szCs w:val="22"/>
        </w:rPr>
      </w:pPr>
      <w:r w:rsidRPr="001110B6">
        <w:rPr>
          <w:rFonts w:eastAsia="Times New Roman"/>
          <w:sz w:val="22"/>
          <w:szCs w:val="22"/>
        </w:rPr>
        <w:t xml:space="preserve">Просрочки по выполнению этапов работ, изменение порядка работ, прочие обязательства определяются условиями контракта. В случае неисполнения перечня работ в сроки, </w:t>
      </w:r>
      <w:r w:rsidRPr="001110B6">
        <w:rPr>
          <w:rFonts w:eastAsia="Times New Roman"/>
          <w:sz w:val="22"/>
          <w:szCs w:val="22"/>
        </w:rPr>
        <w:lastRenderedPageBreak/>
        <w:t>определенные в ТЗ – выставляются штрафные санкции. Порядок и размеры штрафных санкций определяются условиями контракта.</w:t>
      </w:r>
    </w:p>
    <w:p w14:paraId="460545B9" w14:textId="77777777" w:rsidR="00E94F32" w:rsidRPr="001110B6" w:rsidRDefault="00E94F32" w:rsidP="00E94F32">
      <w:pPr>
        <w:pStyle w:val="ListParagraph"/>
        <w:numPr>
          <w:ilvl w:val="1"/>
          <w:numId w:val="11"/>
        </w:numPr>
        <w:spacing w:after="160" w:line="259" w:lineRule="auto"/>
        <w:jc w:val="both"/>
        <w:rPr>
          <w:rFonts w:eastAsia="Times New Roman"/>
          <w:sz w:val="22"/>
          <w:szCs w:val="22"/>
        </w:rPr>
      </w:pPr>
      <w:r w:rsidRPr="001110B6">
        <w:rPr>
          <w:rFonts w:eastAsia="Times New Roman"/>
          <w:sz w:val="22"/>
          <w:szCs w:val="22"/>
        </w:rPr>
        <w:t>Гарантийные обязательства Исполнителя включают в себя:</w:t>
      </w:r>
    </w:p>
    <w:p w14:paraId="5350A000" w14:textId="77777777" w:rsidR="00E94F32" w:rsidRPr="001110B6" w:rsidRDefault="00E94F32" w:rsidP="00E94F32">
      <w:pPr>
        <w:pStyle w:val="ListParagraph"/>
        <w:numPr>
          <w:ilvl w:val="2"/>
          <w:numId w:val="11"/>
        </w:numPr>
        <w:spacing w:after="160" w:line="259" w:lineRule="auto"/>
        <w:ind w:left="1843"/>
        <w:jc w:val="both"/>
        <w:rPr>
          <w:sz w:val="22"/>
          <w:szCs w:val="22"/>
        </w:rPr>
      </w:pPr>
      <w:r w:rsidRPr="001110B6">
        <w:rPr>
          <w:sz w:val="22"/>
          <w:szCs w:val="22"/>
        </w:rPr>
        <w:t>Гарантию корректной работы ПИ, согласно утвержденным ОПЗ на собственной площадке, до непосредственной приемки ПИ и размещения на площадке Заказчика.</w:t>
      </w:r>
    </w:p>
    <w:p w14:paraId="5716F904" w14:textId="77777777" w:rsidR="00E94F32" w:rsidRPr="001110B6" w:rsidRDefault="00E94F32" w:rsidP="00E94F32">
      <w:pPr>
        <w:pStyle w:val="ListParagraph"/>
        <w:numPr>
          <w:ilvl w:val="2"/>
          <w:numId w:val="11"/>
        </w:numPr>
        <w:spacing w:after="160" w:line="259" w:lineRule="auto"/>
        <w:ind w:left="1843"/>
        <w:jc w:val="both"/>
        <w:rPr>
          <w:sz w:val="22"/>
          <w:szCs w:val="22"/>
        </w:rPr>
      </w:pPr>
      <w:r w:rsidRPr="001110B6">
        <w:rPr>
          <w:sz w:val="22"/>
          <w:szCs w:val="22"/>
        </w:rPr>
        <w:t>Гарантию корректной работы ПИ на всех сегментах площадки Заказчика, в том числе после проведения тестирования и аудита, включая требования SSDLC на площадке Заказчика.</w:t>
      </w:r>
    </w:p>
    <w:p w14:paraId="275BE034" w14:textId="77777777" w:rsidR="00E94F32" w:rsidRPr="001110B6" w:rsidRDefault="00E94F32" w:rsidP="00E94F32">
      <w:pPr>
        <w:pStyle w:val="ListParagraph"/>
        <w:numPr>
          <w:ilvl w:val="2"/>
          <w:numId w:val="11"/>
        </w:numPr>
        <w:spacing w:after="160" w:line="259" w:lineRule="auto"/>
        <w:ind w:left="1843"/>
        <w:jc w:val="both"/>
        <w:rPr>
          <w:sz w:val="22"/>
          <w:szCs w:val="22"/>
        </w:rPr>
      </w:pPr>
      <w:r w:rsidRPr="001110B6">
        <w:rPr>
          <w:sz w:val="22"/>
          <w:szCs w:val="22"/>
        </w:rPr>
        <w:t>Гарантия обеспечения качества исполнения всех функций ПИ, его составных частей, после успешного прохождения ПСИ и подписания акта о завершении работ – в течение срока, установленного в настоящем ТЗ. В том числе, в тех функциях, которые были приняты, но выявлены ошибки, в процессе эксплуатации ПИ.</w:t>
      </w:r>
    </w:p>
    <w:p w14:paraId="0AB4E4E4" w14:textId="77777777" w:rsidR="00E94F32" w:rsidRPr="001110B6" w:rsidRDefault="00E94F32" w:rsidP="00E94F32">
      <w:pPr>
        <w:pStyle w:val="ListParagraph"/>
        <w:numPr>
          <w:ilvl w:val="2"/>
          <w:numId w:val="11"/>
        </w:numPr>
        <w:spacing w:after="160" w:line="259" w:lineRule="auto"/>
        <w:ind w:left="1843"/>
        <w:jc w:val="both"/>
        <w:rPr>
          <w:sz w:val="22"/>
          <w:szCs w:val="22"/>
        </w:rPr>
      </w:pPr>
      <w:r w:rsidRPr="001110B6">
        <w:rPr>
          <w:sz w:val="22"/>
          <w:szCs w:val="22"/>
        </w:rPr>
        <w:t>Гарантия распространяется на случаи независимые от Заказчика и его площадки, в случае возникновения санкционных или прочих особенностей работы ОПО, ОСПО на клиентской части, в случае принципиальных изменений условий эксплуатации ПИ. (изменения правил размещения на электронных торговых площадках или выпуск обновлений, останавливающих работу или некорректное исполнение функций ПИ);</w:t>
      </w:r>
    </w:p>
    <w:p w14:paraId="58BDA291" w14:textId="77777777" w:rsidR="00E94F32" w:rsidRPr="001110B6" w:rsidRDefault="00E94F32" w:rsidP="00E94F32">
      <w:pPr>
        <w:pStyle w:val="ListParagraph"/>
        <w:numPr>
          <w:ilvl w:val="2"/>
          <w:numId w:val="11"/>
        </w:numPr>
        <w:spacing w:after="160" w:line="259" w:lineRule="auto"/>
        <w:ind w:left="1843"/>
        <w:jc w:val="both"/>
        <w:rPr>
          <w:sz w:val="22"/>
          <w:szCs w:val="22"/>
        </w:rPr>
      </w:pPr>
      <w:r w:rsidRPr="001110B6">
        <w:rPr>
          <w:sz w:val="22"/>
          <w:szCs w:val="22"/>
        </w:rPr>
        <w:t>Исполнитель обязуется устранять уязвимости в соответствии с их критичностью (CVSS v3):</w:t>
      </w:r>
    </w:p>
    <w:p w14:paraId="7E12872A" w14:textId="77777777" w:rsidR="00E94F32" w:rsidRPr="001110B6" w:rsidRDefault="00E94F32" w:rsidP="00E94F32">
      <w:pPr>
        <w:numPr>
          <w:ilvl w:val="3"/>
          <w:numId w:val="7"/>
        </w:numPr>
        <w:spacing w:after="0" w:line="240" w:lineRule="auto"/>
        <w:ind w:left="2694" w:hanging="284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Критические (7.5–10.0)</w:t>
      </w:r>
      <w:proofErr w:type="gramStart"/>
      <w:r w:rsidRPr="001110B6">
        <w:rPr>
          <w:rFonts w:ascii="Times New Roman" w:hAnsi="Times New Roman" w:cs="Times New Roman"/>
        </w:rPr>
        <w:t>: Не</w:t>
      </w:r>
      <w:proofErr w:type="gramEnd"/>
      <w:r w:rsidRPr="001110B6">
        <w:rPr>
          <w:rFonts w:ascii="Times New Roman" w:hAnsi="Times New Roman" w:cs="Times New Roman"/>
        </w:rPr>
        <w:t xml:space="preserve"> более 5 часов с момента подтверждения;</w:t>
      </w:r>
    </w:p>
    <w:p w14:paraId="27D84514" w14:textId="77777777" w:rsidR="00E94F32" w:rsidRPr="001110B6" w:rsidRDefault="00E94F32" w:rsidP="00E94F32">
      <w:pPr>
        <w:numPr>
          <w:ilvl w:val="3"/>
          <w:numId w:val="7"/>
        </w:numPr>
        <w:spacing w:after="0" w:line="240" w:lineRule="auto"/>
        <w:ind w:left="2694" w:hanging="284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Высокие (6.0–7.4)</w:t>
      </w:r>
      <w:proofErr w:type="gramStart"/>
      <w:r w:rsidRPr="001110B6">
        <w:rPr>
          <w:rFonts w:ascii="Times New Roman" w:hAnsi="Times New Roman" w:cs="Times New Roman"/>
        </w:rPr>
        <w:t>: Не</w:t>
      </w:r>
      <w:proofErr w:type="gramEnd"/>
      <w:r w:rsidRPr="001110B6">
        <w:rPr>
          <w:rFonts w:ascii="Times New Roman" w:hAnsi="Times New Roman" w:cs="Times New Roman"/>
        </w:rPr>
        <w:t xml:space="preserve"> более 24 часов;</w:t>
      </w:r>
    </w:p>
    <w:p w14:paraId="2EDEDC9E" w14:textId="77777777" w:rsidR="00E94F32" w:rsidRPr="001110B6" w:rsidRDefault="00E94F32" w:rsidP="00E94F32">
      <w:pPr>
        <w:numPr>
          <w:ilvl w:val="3"/>
          <w:numId w:val="7"/>
        </w:numPr>
        <w:spacing w:after="0" w:line="240" w:lineRule="auto"/>
        <w:ind w:left="2694" w:hanging="284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Средние (3.0–5.9)</w:t>
      </w:r>
      <w:proofErr w:type="gramStart"/>
      <w:r w:rsidRPr="001110B6">
        <w:rPr>
          <w:rFonts w:ascii="Times New Roman" w:hAnsi="Times New Roman" w:cs="Times New Roman"/>
        </w:rPr>
        <w:t>: Не</w:t>
      </w:r>
      <w:proofErr w:type="gramEnd"/>
      <w:r w:rsidRPr="001110B6">
        <w:rPr>
          <w:rFonts w:ascii="Times New Roman" w:hAnsi="Times New Roman" w:cs="Times New Roman"/>
        </w:rPr>
        <w:t xml:space="preserve"> более 7 дней.</w:t>
      </w:r>
    </w:p>
    <w:p w14:paraId="36C276C3" w14:textId="77777777" w:rsidR="00E94F32" w:rsidRPr="001110B6" w:rsidRDefault="00E94F32" w:rsidP="00E94F32">
      <w:pPr>
        <w:ind w:left="1701"/>
        <w:jc w:val="both"/>
        <w:rPr>
          <w:rFonts w:ascii="Times New Roman" w:hAnsi="Times New Roman" w:cs="Times New Roman"/>
        </w:rPr>
      </w:pPr>
    </w:p>
    <w:p w14:paraId="5D52D6C1" w14:textId="77777777" w:rsidR="00E94F32" w:rsidRPr="001110B6" w:rsidRDefault="00E94F32" w:rsidP="00E94F32">
      <w:pPr>
        <w:pStyle w:val="ListParagraph"/>
        <w:numPr>
          <w:ilvl w:val="0"/>
          <w:numId w:val="11"/>
        </w:numPr>
        <w:spacing w:after="160" w:line="259" w:lineRule="auto"/>
        <w:jc w:val="both"/>
        <w:rPr>
          <w:b/>
          <w:sz w:val="22"/>
          <w:szCs w:val="22"/>
        </w:rPr>
      </w:pPr>
      <w:r w:rsidRPr="001110B6">
        <w:rPr>
          <w:b/>
          <w:sz w:val="22"/>
          <w:szCs w:val="22"/>
        </w:rPr>
        <w:t>Порядок контроля и приемки ПИ</w:t>
      </w:r>
    </w:p>
    <w:p w14:paraId="4E0581A1" w14:textId="77777777" w:rsidR="00E94F32" w:rsidRPr="001110B6" w:rsidRDefault="00E94F32" w:rsidP="00E94F32">
      <w:pPr>
        <w:pStyle w:val="ListParagraph"/>
        <w:ind w:left="1080"/>
        <w:jc w:val="both"/>
        <w:rPr>
          <w:b/>
          <w:sz w:val="22"/>
          <w:szCs w:val="22"/>
        </w:rPr>
      </w:pPr>
    </w:p>
    <w:p w14:paraId="444ADD52" w14:textId="77777777" w:rsidR="00E94F32" w:rsidRPr="001110B6" w:rsidRDefault="00E94F32" w:rsidP="00E94F32">
      <w:pPr>
        <w:pStyle w:val="ListParagraph"/>
        <w:numPr>
          <w:ilvl w:val="1"/>
          <w:numId w:val="11"/>
        </w:numPr>
        <w:spacing w:after="160" w:line="259" w:lineRule="auto"/>
        <w:jc w:val="both"/>
        <w:rPr>
          <w:sz w:val="22"/>
          <w:szCs w:val="22"/>
        </w:rPr>
      </w:pPr>
      <w:r w:rsidRPr="001110B6">
        <w:rPr>
          <w:sz w:val="22"/>
          <w:szCs w:val="22"/>
        </w:rPr>
        <w:t xml:space="preserve">Контроль выполнения работ производится не реже 1 раза в неделю, со стороны Заказчика любым заявленным в этот процесс сотрудником Заказчика. </w:t>
      </w:r>
    </w:p>
    <w:p w14:paraId="071978D8" w14:textId="77777777" w:rsidR="00E94F32" w:rsidRPr="001110B6" w:rsidRDefault="00E94F32" w:rsidP="00E94F32">
      <w:pPr>
        <w:pStyle w:val="ListParagraph"/>
        <w:numPr>
          <w:ilvl w:val="1"/>
          <w:numId w:val="11"/>
        </w:numPr>
        <w:spacing w:after="160" w:line="259" w:lineRule="auto"/>
        <w:jc w:val="both"/>
        <w:rPr>
          <w:sz w:val="22"/>
          <w:szCs w:val="22"/>
        </w:rPr>
      </w:pPr>
      <w:r w:rsidRPr="001110B6">
        <w:rPr>
          <w:sz w:val="22"/>
          <w:szCs w:val="22"/>
        </w:rPr>
        <w:t>В случае выявления уязвимостей при проведении контроля выполнения работ Заказчиком или Исполнителем, Исполнитель обязан устранить выявленные уязвимости и предоставить план их устранения со сроками, не выходящими за сроки текущего этапа жизненного цикла ПИ. В случае если уязвимости не могут быть устранены, Исполнитель обязан предоставить альтернативное решение или развернутое обоснование о причинах невозможности их устранения.</w:t>
      </w:r>
    </w:p>
    <w:p w14:paraId="773DB914" w14:textId="77777777" w:rsidR="00E94F32" w:rsidRPr="001110B6" w:rsidRDefault="00E94F32" w:rsidP="00E94F32">
      <w:pPr>
        <w:pStyle w:val="ListParagraph"/>
        <w:numPr>
          <w:ilvl w:val="1"/>
          <w:numId w:val="11"/>
        </w:numPr>
        <w:spacing w:after="160" w:line="259" w:lineRule="auto"/>
        <w:jc w:val="both"/>
        <w:rPr>
          <w:sz w:val="22"/>
          <w:szCs w:val="22"/>
        </w:rPr>
      </w:pPr>
      <w:r w:rsidRPr="001110B6">
        <w:rPr>
          <w:sz w:val="22"/>
          <w:szCs w:val="22"/>
        </w:rPr>
        <w:t>Результат работ представляет из себя совокупность программного обеспечения, реализованного Исполнителем, согласно требованиям настоящего ТЗ.</w:t>
      </w:r>
    </w:p>
    <w:p w14:paraId="15F22077" w14:textId="77777777" w:rsidR="00E94F32" w:rsidRPr="001110B6" w:rsidRDefault="00E94F32" w:rsidP="00E94F32">
      <w:pPr>
        <w:pStyle w:val="ListParagraph"/>
        <w:numPr>
          <w:ilvl w:val="1"/>
          <w:numId w:val="11"/>
        </w:numPr>
        <w:spacing w:after="160" w:line="259" w:lineRule="auto"/>
        <w:jc w:val="both"/>
        <w:rPr>
          <w:sz w:val="22"/>
          <w:szCs w:val="22"/>
        </w:rPr>
      </w:pPr>
      <w:r w:rsidRPr="001110B6">
        <w:rPr>
          <w:sz w:val="22"/>
          <w:szCs w:val="22"/>
        </w:rPr>
        <w:t>Приемка результатов работ производится с размещением разработанного ПИ на мощностях Исполнителя на основании согласованной с Заказчиком методики ПСИ.</w:t>
      </w:r>
    </w:p>
    <w:p w14:paraId="04D433CD" w14:textId="77777777" w:rsidR="00E94F32" w:rsidRPr="001110B6" w:rsidRDefault="00E94F32" w:rsidP="00E94F32">
      <w:pPr>
        <w:pStyle w:val="ListParagraph"/>
        <w:numPr>
          <w:ilvl w:val="1"/>
          <w:numId w:val="11"/>
        </w:numPr>
        <w:spacing w:after="160" w:line="259" w:lineRule="auto"/>
        <w:jc w:val="both"/>
        <w:rPr>
          <w:sz w:val="22"/>
          <w:szCs w:val="22"/>
        </w:rPr>
      </w:pPr>
      <w:r w:rsidRPr="001110B6">
        <w:rPr>
          <w:sz w:val="22"/>
          <w:szCs w:val="22"/>
        </w:rPr>
        <w:t>Результат разработанного ПИ передается Заказчику - в двух видах: в виде собранного проекта, подготовленного для запуска на стороне клиента и для размещения на хостинге Заказчика, и в виде исходного кода, который может быть размещен на сервере контроля версий Заказчика.</w:t>
      </w:r>
    </w:p>
    <w:p w14:paraId="5BD3E649" w14:textId="77777777" w:rsidR="00E94F32" w:rsidRPr="001110B6" w:rsidRDefault="00E94F32" w:rsidP="00E94F32">
      <w:pPr>
        <w:pStyle w:val="ListParagraph"/>
        <w:numPr>
          <w:ilvl w:val="1"/>
          <w:numId w:val="11"/>
        </w:numPr>
        <w:spacing w:after="160" w:line="259" w:lineRule="auto"/>
        <w:jc w:val="both"/>
        <w:rPr>
          <w:sz w:val="22"/>
          <w:szCs w:val="22"/>
        </w:rPr>
      </w:pPr>
      <w:r w:rsidRPr="001110B6">
        <w:rPr>
          <w:sz w:val="22"/>
          <w:szCs w:val="22"/>
        </w:rPr>
        <w:lastRenderedPageBreak/>
        <w:t>Результат разработанного ПИ включает в себя все наработки сценариев, дополнительных материалов, графических, мультимедийных файлов, любых других материалов, для передачи в отчет о проведенной деятельности.</w:t>
      </w:r>
    </w:p>
    <w:p w14:paraId="6B365BCE" w14:textId="77777777" w:rsidR="00E94F32" w:rsidRPr="001110B6" w:rsidRDefault="00E94F32" w:rsidP="00E94F32">
      <w:pPr>
        <w:pStyle w:val="ListParagraph"/>
        <w:numPr>
          <w:ilvl w:val="1"/>
          <w:numId w:val="11"/>
        </w:numPr>
        <w:spacing w:after="160" w:line="259" w:lineRule="auto"/>
        <w:jc w:val="both"/>
        <w:rPr>
          <w:sz w:val="22"/>
          <w:szCs w:val="22"/>
        </w:rPr>
      </w:pPr>
      <w:r w:rsidRPr="001110B6">
        <w:rPr>
          <w:sz w:val="22"/>
          <w:szCs w:val="22"/>
        </w:rPr>
        <w:t>Приемка работ осуществляется на основании разработанной Исполнителем и согласованной с Заказчиком методики ПСИ, а также отсутствия уязвимостей в разработанном ПИ.</w:t>
      </w:r>
    </w:p>
    <w:p w14:paraId="1F6CCD26" w14:textId="77777777" w:rsidR="00E94F32" w:rsidRPr="001110B6" w:rsidRDefault="00E94F32" w:rsidP="00E94F32">
      <w:pPr>
        <w:pStyle w:val="ListParagraph"/>
        <w:numPr>
          <w:ilvl w:val="1"/>
          <w:numId w:val="11"/>
        </w:numPr>
        <w:spacing w:after="160" w:line="259" w:lineRule="auto"/>
        <w:jc w:val="both"/>
        <w:rPr>
          <w:sz w:val="22"/>
          <w:szCs w:val="22"/>
        </w:rPr>
      </w:pPr>
      <w:r w:rsidRPr="001110B6">
        <w:rPr>
          <w:sz w:val="22"/>
          <w:szCs w:val="22"/>
        </w:rPr>
        <w:t xml:space="preserve">Процедура (дата, время, формат, участники) приемочных испытаний согласуется предварительно между Заказчиком и Исполнителем. </w:t>
      </w:r>
    </w:p>
    <w:p w14:paraId="2C06E015" w14:textId="77777777" w:rsidR="00E94F32" w:rsidRPr="001110B6" w:rsidRDefault="00E94F32" w:rsidP="00E94F32">
      <w:pPr>
        <w:pStyle w:val="ListParagraph"/>
        <w:numPr>
          <w:ilvl w:val="1"/>
          <w:numId w:val="11"/>
        </w:numPr>
        <w:spacing w:after="160" w:line="259" w:lineRule="auto"/>
        <w:jc w:val="both"/>
        <w:rPr>
          <w:sz w:val="22"/>
          <w:szCs w:val="22"/>
        </w:rPr>
      </w:pPr>
      <w:r w:rsidRPr="001110B6">
        <w:rPr>
          <w:sz w:val="22"/>
          <w:szCs w:val="22"/>
        </w:rPr>
        <w:t>Заказчик обязуется своевременно выполнить необходимые подготовительные действия, находящиеся в зоне его ответственности, для корректного проведения приемочных испытаний.</w:t>
      </w:r>
    </w:p>
    <w:p w14:paraId="1ECF3EBA" w14:textId="77777777" w:rsidR="00E94F32" w:rsidRPr="001110B6" w:rsidRDefault="00E94F32" w:rsidP="00E94F32">
      <w:pPr>
        <w:pStyle w:val="ListParagraph"/>
        <w:numPr>
          <w:ilvl w:val="1"/>
          <w:numId w:val="11"/>
        </w:numPr>
        <w:spacing w:after="160" w:line="259" w:lineRule="auto"/>
        <w:jc w:val="both"/>
        <w:rPr>
          <w:sz w:val="22"/>
          <w:szCs w:val="22"/>
        </w:rPr>
      </w:pPr>
      <w:r w:rsidRPr="001110B6">
        <w:rPr>
          <w:sz w:val="22"/>
          <w:szCs w:val="22"/>
        </w:rPr>
        <w:t>Исполнитель обязуется предоставить на приемочные испытания корректно работающий функционал ПИ и отчетные материалы.</w:t>
      </w:r>
    </w:p>
    <w:p w14:paraId="0FA628C9" w14:textId="77777777" w:rsidR="00E94F32" w:rsidRPr="001110B6" w:rsidRDefault="00E94F32" w:rsidP="00E94F32">
      <w:pPr>
        <w:pStyle w:val="ListParagraph"/>
        <w:numPr>
          <w:ilvl w:val="1"/>
          <w:numId w:val="11"/>
        </w:numPr>
        <w:spacing w:after="160" w:line="259" w:lineRule="auto"/>
        <w:jc w:val="both"/>
        <w:rPr>
          <w:sz w:val="22"/>
          <w:szCs w:val="22"/>
        </w:rPr>
      </w:pPr>
      <w:r w:rsidRPr="001110B6">
        <w:rPr>
          <w:sz w:val="22"/>
          <w:szCs w:val="22"/>
        </w:rPr>
        <w:t>Приемка работ производится согласно срокам исполнения этапов ТЗ. Результаты приемочных испытаний оформляются протоколом, в котором фиксируются замечания (при их наличии) комиссии, состоящей из представителей Сторон, полученные в процессе проведения проверок. По итогам приемочных испытаний комиссия дает заключение о возможности приемки функционала ПИ в эксплуатацию. Протокол подписывается представителями Заказчика и представителями Исполнителя.</w:t>
      </w:r>
    </w:p>
    <w:p w14:paraId="747757DF" w14:textId="77777777" w:rsidR="00E94F32" w:rsidRPr="001110B6" w:rsidRDefault="00E94F32" w:rsidP="00E94F32">
      <w:pPr>
        <w:pStyle w:val="ListParagraph"/>
        <w:ind w:left="1080"/>
        <w:jc w:val="both"/>
        <w:rPr>
          <w:sz w:val="22"/>
          <w:szCs w:val="22"/>
        </w:rPr>
      </w:pPr>
    </w:p>
    <w:p w14:paraId="2172F056" w14:textId="77777777" w:rsidR="00E94F32" w:rsidRPr="001110B6" w:rsidRDefault="00E94F32" w:rsidP="00E94F32">
      <w:pPr>
        <w:pStyle w:val="ListParagraph"/>
        <w:numPr>
          <w:ilvl w:val="0"/>
          <w:numId w:val="11"/>
        </w:numPr>
        <w:spacing w:after="160" w:line="259" w:lineRule="auto"/>
        <w:jc w:val="both"/>
        <w:rPr>
          <w:b/>
          <w:sz w:val="22"/>
          <w:szCs w:val="22"/>
        </w:rPr>
      </w:pPr>
      <w:r w:rsidRPr="001110B6">
        <w:rPr>
          <w:b/>
          <w:sz w:val="22"/>
          <w:szCs w:val="22"/>
        </w:rPr>
        <w:t>Требования к составу и содержанию работ по подготовке объекта автоматизации к вводу автоматизированной системы в действие</w:t>
      </w:r>
    </w:p>
    <w:p w14:paraId="517AE37D" w14:textId="77777777" w:rsidR="00E94F32" w:rsidRPr="001110B6" w:rsidRDefault="00E94F32" w:rsidP="00E94F32">
      <w:pPr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 xml:space="preserve">В рамках эксплуатационной поддержки разработанного решения, Исполнитель осуществляет гарантийное эксплуатационное обслуживание разработанного функционала ПИ в течение периода, указанного в настоящем ТЗ. </w:t>
      </w:r>
    </w:p>
    <w:p w14:paraId="727620DA" w14:textId="77777777" w:rsidR="00E94F32" w:rsidRPr="001110B6" w:rsidRDefault="00E94F32" w:rsidP="00E94F32">
      <w:pPr>
        <w:pStyle w:val="ListParagraph"/>
        <w:numPr>
          <w:ilvl w:val="0"/>
          <w:numId w:val="11"/>
        </w:numPr>
        <w:spacing w:after="160" w:line="259" w:lineRule="auto"/>
        <w:jc w:val="both"/>
        <w:rPr>
          <w:b/>
          <w:sz w:val="22"/>
          <w:szCs w:val="22"/>
        </w:rPr>
      </w:pPr>
      <w:r w:rsidRPr="001110B6">
        <w:rPr>
          <w:b/>
          <w:sz w:val="22"/>
          <w:szCs w:val="22"/>
        </w:rPr>
        <w:t>Требования к документированию</w:t>
      </w:r>
    </w:p>
    <w:p w14:paraId="38D7415C" w14:textId="77777777" w:rsidR="00E94F32" w:rsidRPr="001110B6" w:rsidRDefault="00E94F32" w:rsidP="00E94F32">
      <w:pPr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Документирование по проводимым работам, ведется исходя из состава работ и этапов исполнения ТЗ. Основными отчетными документами являются:</w:t>
      </w:r>
    </w:p>
    <w:p w14:paraId="34F32B22" w14:textId="77777777" w:rsidR="00E94F32" w:rsidRPr="001110B6" w:rsidRDefault="00E94F32" w:rsidP="00E94F32">
      <w:pPr>
        <w:numPr>
          <w:ilvl w:val="0"/>
          <w:numId w:val="5"/>
        </w:numPr>
        <w:spacing w:after="0" w:line="240" w:lineRule="auto"/>
        <w:ind w:left="993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Методика ПСИ, разработанная Исполнителем и согласованная с представителем Заказчика;</w:t>
      </w:r>
    </w:p>
    <w:p w14:paraId="6FCA807B" w14:textId="77777777" w:rsidR="00E94F32" w:rsidRPr="001110B6" w:rsidRDefault="00E94F32" w:rsidP="00E94F32">
      <w:pPr>
        <w:numPr>
          <w:ilvl w:val="0"/>
          <w:numId w:val="5"/>
        </w:numPr>
        <w:spacing w:after="0" w:line="240" w:lineRule="auto"/>
        <w:ind w:left="993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Описание программы;</w:t>
      </w:r>
    </w:p>
    <w:p w14:paraId="46AFD350" w14:textId="77777777" w:rsidR="00E94F32" w:rsidRPr="001110B6" w:rsidRDefault="00E94F32" w:rsidP="00E94F32">
      <w:pPr>
        <w:numPr>
          <w:ilvl w:val="0"/>
          <w:numId w:val="5"/>
        </w:numPr>
        <w:spacing w:after="0" w:line="240" w:lineRule="auto"/>
        <w:ind w:left="993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Описание применения;</w:t>
      </w:r>
    </w:p>
    <w:p w14:paraId="624A7BCD" w14:textId="77777777" w:rsidR="00E94F32" w:rsidRPr="001110B6" w:rsidRDefault="00E94F32" w:rsidP="00E94F32">
      <w:pPr>
        <w:numPr>
          <w:ilvl w:val="0"/>
          <w:numId w:val="5"/>
        </w:numPr>
        <w:spacing w:after="0" w:line="240" w:lineRule="auto"/>
        <w:ind w:left="993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Технический отчет, включающий в себя подробные сведения о необходимом окружении исполнения вновь разработанного продукта, его размеры, размеры необходимые при развитии продукта, как минимум на следующие 12 месяцев, после сдачи работ;</w:t>
      </w:r>
    </w:p>
    <w:p w14:paraId="5E7C5C36" w14:textId="77777777" w:rsidR="00E94F32" w:rsidRPr="001110B6" w:rsidRDefault="00E94F32" w:rsidP="00E94F32">
      <w:pPr>
        <w:numPr>
          <w:ilvl w:val="0"/>
          <w:numId w:val="5"/>
        </w:numPr>
        <w:spacing w:after="0" w:line="240" w:lineRule="auto"/>
        <w:ind w:left="993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Пояснительная записка по реализованным алгоритмам;</w:t>
      </w:r>
    </w:p>
    <w:p w14:paraId="63EA5D4E" w14:textId="77777777" w:rsidR="00E94F32" w:rsidRPr="001110B6" w:rsidRDefault="00E94F32" w:rsidP="00E94F32">
      <w:pPr>
        <w:numPr>
          <w:ilvl w:val="0"/>
          <w:numId w:val="5"/>
        </w:numPr>
        <w:spacing w:after="0" w:line="240" w:lineRule="auto"/>
        <w:ind w:left="993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Руководство администратора;</w:t>
      </w:r>
    </w:p>
    <w:p w14:paraId="310A6370" w14:textId="77777777" w:rsidR="00E94F32" w:rsidRPr="001110B6" w:rsidRDefault="00E94F32" w:rsidP="00E94F32">
      <w:pPr>
        <w:numPr>
          <w:ilvl w:val="0"/>
          <w:numId w:val="5"/>
        </w:numPr>
        <w:spacing w:after="0" w:line="240" w:lineRule="auto"/>
        <w:ind w:left="993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Руководство пользователя;</w:t>
      </w:r>
    </w:p>
    <w:p w14:paraId="76957AF4" w14:textId="77777777" w:rsidR="00E94F32" w:rsidRPr="001110B6" w:rsidRDefault="00E94F32" w:rsidP="00E94F32">
      <w:pPr>
        <w:numPr>
          <w:ilvl w:val="0"/>
          <w:numId w:val="5"/>
        </w:numPr>
        <w:spacing w:after="0" w:line="240" w:lineRule="auto"/>
        <w:ind w:left="993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Техническая архитектурой системы (схема компонентов, их взаимодействия, сетевых доступов, что за что отвечает);</w:t>
      </w:r>
    </w:p>
    <w:p w14:paraId="5F9AD67A" w14:textId="77777777" w:rsidR="00E94F32" w:rsidRPr="001110B6" w:rsidRDefault="00E94F32" w:rsidP="00E94F32">
      <w:pPr>
        <w:numPr>
          <w:ilvl w:val="0"/>
          <w:numId w:val="5"/>
        </w:numPr>
        <w:spacing w:after="0" w:line="240" w:lineRule="auto"/>
        <w:ind w:left="993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 xml:space="preserve">Описание SSDLC в рамках проводимых работ (конфигурации, сканирование, используемые инструменты, Quality </w:t>
      </w:r>
      <w:proofErr w:type="spellStart"/>
      <w:r w:rsidRPr="001110B6">
        <w:rPr>
          <w:rFonts w:ascii="Times New Roman" w:hAnsi="Times New Roman" w:cs="Times New Roman"/>
        </w:rPr>
        <w:t>Gates</w:t>
      </w:r>
      <w:proofErr w:type="spellEnd"/>
      <w:r w:rsidRPr="001110B6">
        <w:rPr>
          <w:rFonts w:ascii="Times New Roman" w:hAnsi="Times New Roman" w:cs="Times New Roman"/>
        </w:rPr>
        <w:t xml:space="preserve">, Security </w:t>
      </w:r>
      <w:proofErr w:type="spellStart"/>
      <w:r w:rsidRPr="001110B6">
        <w:rPr>
          <w:rFonts w:ascii="Times New Roman" w:hAnsi="Times New Roman" w:cs="Times New Roman"/>
        </w:rPr>
        <w:t>Gates</w:t>
      </w:r>
      <w:proofErr w:type="spellEnd"/>
      <w:r w:rsidRPr="001110B6">
        <w:rPr>
          <w:rFonts w:ascii="Times New Roman" w:hAnsi="Times New Roman" w:cs="Times New Roman"/>
        </w:rPr>
        <w:t xml:space="preserve"> и т.п.);</w:t>
      </w:r>
    </w:p>
    <w:p w14:paraId="5222FFA1" w14:textId="77777777" w:rsidR="00E94F32" w:rsidRPr="001110B6" w:rsidRDefault="00E94F32" w:rsidP="00E94F32">
      <w:pPr>
        <w:numPr>
          <w:ilvl w:val="0"/>
          <w:numId w:val="5"/>
        </w:numPr>
        <w:spacing w:after="0" w:line="240" w:lineRule="auto"/>
        <w:ind w:left="993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Схема и описания потоков данных в системе;</w:t>
      </w:r>
    </w:p>
    <w:p w14:paraId="23B5A040" w14:textId="77777777" w:rsidR="00E94F32" w:rsidRPr="001110B6" w:rsidRDefault="00E94F32" w:rsidP="00E94F32">
      <w:pPr>
        <w:numPr>
          <w:ilvl w:val="0"/>
          <w:numId w:val="5"/>
        </w:numPr>
        <w:spacing w:after="0" w:line="240" w:lineRule="auto"/>
        <w:ind w:left="993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Результаты сканирования и анализа кода, контейнеров в рамках разработки и ПСИ;</w:t>
      </w:r>
    </w:p>
    <w:p w14:paraId="09D18C26" w14:textId="77777777" w:rsidR="00E94F32" w:rsidRPr="001110B6" w:rsidRDefault="00E94F32" w:rsidP="00E94F32">
      <w:pPr>
        <w:numPr>
          <w:ilvl w:val="0"/>
          <w:numId w:val="5"/>
        </w:numPr>
        <w:spacing w:after="0" w:line="240" w:lineRule="auto"/>
        <w:ind w:left="993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Ролевая модель системы;</w:t>
      </w:r>
    </w:p>
    <w:p w14:paraId="46FA3990" w14:textId="77777777" w:rsidR="00E94F32" w:rsidRPr="001110B6" w:rsidRDefault="00E94F32" w:rsidP="00E94F32">
      <w:pPr>
        <w:numPr>
          <w:ilvl w:val="0"/>
          <w:numId w:val="5"/>
        </w:numPr>
        <w:spacing w:after="0" w:line="240" w:lineRule="auto"/>
        <w:ind w:left="993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Протокол нагрузочного тестирования</w:t>
      </w:r>
    </w:p>
    <w:p w14:paraId="087F2627" w14:textId="77777777" w:rsidR="00E94F32" w:rsidRPr="001110B6" w:rsidRDefault="00E94F32" w:rsidP="00E94F32">
      <w:pPr>
        <w:numPr>
          <w:ilvl w:val="0"/>
          <w:numId w:val="5"/>
        </w:numPr>
        <w:spacing w:after="0" w:line="240" w:lineRule="auto"/>
        <w:ind w:left="993"/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lastRenderedPageBreak/>
        <w:t>Описание механизмов логирования событий и мониторинга, возможности их экспорта/импорта отправки в третьи системы.</w:t>
      </w:r>
    </w:p>
    <w:p w14:paraId="10E75BAC" w14:textId="77777777" w:rsidR="00E94F32" w:rsidRPr="001110B6" w:rsidRDefault="00E94F32" w:rsidP="00E94F32">
      <w:pPr>
        <w:ind w:left="993"/>
        <w:jc w:val="both"/>
        <w:rPr>
          <w:rFonts w:ascii="Times New Roman" w:hAnsi="Times New Roman" w:cs="Times New Roman"/>
        </w:rPr>
      </w:pPr>
    </w:p>
    <w:p w14:paraId="16B47D20" w14:textId="77777777" w:rsidR="00E94F32" w:rsidRPr="001110B6" w:rsidRDefault="00E94F32" w:rsidP="00E94F32">
      <w:pPr>
        <w:jc w:val="both"/>
        <w:rPr>
          <w:rFonts w:ascii="Times New Roman" w:hAnsi="Times New Roman" w:cs="Times New Roman"/>
        </w:rPr>
      </w:pPr>
      <w:r w:rsidRPr="001110B6">
        <w:rPr>
          <w:rFonts w:ascii="Times New Roman" w:hAnsi="Times New Roman" w:cs="Times New Roman"/>
        </w:rPr>
        <w:t>Структура подготавливаемых документов может быть изменена или уточнена по согласованию Исполнителя с Заказчиком.</w:t>
      </w:r>
    </w:p>
    <w:p w14:paraId="2530EB79" w14:textId="77777777" w:rsidR="00E94F32" w:rsidRPr="001110B6" w:rsidRDefault="00E94F32" w:rsidP="00E94F32">
      <w:pPr>
        <w:jc w:val="both"/>
        <w:rPr>
          <w:rFonts w:ascii="Times New Roman" w:hAnsi="Times New Roman" w:cs="Times New Roman"/>
        </w:rPr>
      </w:pPr>
    </w:p>
    <w:p w14:paraId="60C6594C" w14:textId="77777777" w:rsidR="00E94F32" w:rsidRPr="001110B6" w:rsidRDefault="00E94F32" w:rsidP="00E94F32">
      <w:pPr>
        <w:pStyle w:val="ListParagraph"/>
        <w:numPr>
          <w:ilvl w:val="0"/>
          <w:numId w:val="11"/>
        </w:numPr>
        <w:spacing w:after="160" w:line="259" w:lineRule="auto"/>
        <w:jc w:val="both"/>
        <w:rPr>
          <w:b/>
          <w:sz w:val="22"/>
          <w:szCs w:val="22"/>
        </w:rPr>
      </w:pPr>
      <w:r w:rsidRPr="001110B6">
        <w:rPr>
          <w:b/>
          <w:sz w:val="22"/>
          <w:szCs w:val="22"/>
        </w:rPr>
        <w:t>Требования к выполнению работ и иные показатели, связанные с определением соответствия выполнения работ потребностям Заказчика</w:t>
      </w:r>
    </w:p>
    <w:p w14:paraId="345C985E" w14:textId="77777777" w:rsidR="00E94F32" w:rsidRPr="001110B6" w:rsidRDefault="00E94F32" w:rsidP="00E94F32">
      <w:pPr>
        <w:autoSpaceDN w:val="0"/>
        <w:jc w:val="both"/>
        <w:rPr>
          <w:rFonts w:ascii="Times New Roman" w:hAnsi="Times New Roman" w:cs="Times New Roman"/>
          <w:b/>
          <w:snapToGrid w:val="0"/>
        </w:rPr>
      </w:pPr>
    </w:p>
    <w:sdt>
      <w:sdtPr>
        <w:rPr>
          <w:b/>
          <w:sz w:val="22"/>
          <w:szCs w:val="22"/>
        </w:rPr>
        <w:id w:val="-555546943"/>
        <w:placeholder>
          <w:docPart w:val="F3EAD81DC57D4EA8A593799DA93FC910"/>
        </w:placeholder>
      </w:sdtPr>
      <w:sdtEndPr>
        <w:rPr>
          <w:rFonts w:eastAsia="Times New Roman"/>
          <w:b w:val="0"/>
        </w:rPr>
      </w:sdtEndPr>
      <w:sdtContent>
        <w:p w14:paraId="5F4E2D3B" w14:textId="77777777" w:rsidR="00E94F32" w:rsidRPr="001110B6" w:rsidRDefault="00E94F32" w:rsidP="00E94F32">
          <w:pPr>
            <w:pStyle w:val="ListParagraph"/>
            <w:numPr>
              <w:ilvl w:val="1"/>
              <w:numId w:val="11"/>
            </w:numPr>
            <w:shd w:val="clear" w:color="auto" w:fill="FFFFFF"/>
            <w:tabs>
              <w:tab w:val="left" w:pos="1148"/>
            </w:tabs>
            <w:ind w:hanging="29"/>
            <w:jc w:val="both"/>
            <w:rPr>
              <w:b/>
              <w:sz w:val="22"/>
              <w:szCs w:val="22"/>
            </w:rPr>
          </w:pPr>
          <w:r w:rsidRPr="001110B6">
            <w:rPr>
              <w:b/>
              <w:sz w:val="22"/>
              <w:szCs w:val="22"/>
            </w:rPr>
            <w:t xml:space="preserve"> Общие требования к выполнению работ</w:t>
          </w:r>
        </w:p>
        <w:p w14:paraId="552A1D87" w14:textId="77777777" w:rsidR="00E94F32" w:rsidRPr="001110B6" w:rsidRDefault="00E94F32" w:rsidP="00E94F32">
          <w:pPr>
            <w:pStyle w:val="ListParagraph"/>
            <w:shd w:val="clear" w:color="auto" w:fill="FFFFFF"/>
            <w:tabs>
              <w:tab w:val="left" w:pos="1148"/>
            </w:tabs>
            <w:ind w:left="1440" w:hanging="29"/>
            <w:jc w:val="both"/>
            <w:rPr>
              <w:b/>
              <w:sz w:val="22"/>
              <w:szCs w:val="22"/>
            </w:rPr>
          </w:pPr>
        </w:p>
        <w:p w14:paraId="4BBBAFDD" w14:textId="77777777" w:rsidR="00E94F32" w:rsidRPr="001110B6" w:rsidRDefault="00E94F32" w:rsidP="00E94F32">
          <w:pPr>
            <w:pStyle w:val="ListParagraph"/>
            <w:numPr>
              <w:ilvl w:val="2"/>
              <w:numId w:val="11"/>
            </w:numPr>
            <w:ind w:hanging="29"/>
            <w:contextualSpacing w:val="0"/>
            <w:jc w:val="both"/>
            <w:rPr>
              <w:rFonts w:eastAsia="Times New Roman"/>
              <w:sz w:val="22"/>
              <w:szCs w:val="22"/>
            </w:rPr>
          </w:pPr>
          <w:r w:rsidRPr="001110B6">
            <w:rPr>
              <w:rFonts w:eastAsia="Times New Roman"/>
              <w:sz w:val="22"/>
              <w:szCs w:val="22"/>
            </w:rPr>
            <w:t>При выполнении работ Исполнитель обязан соблюдать функциональные, эксплуатационные требования, требования по безопасности и другие требования Заказчика в соответствии с предметом конкурса.</w:t>
          </w:r>
        </w:p>
        <w:p w14:paraId="7A5699BB" w14:textId="77777777" w:rsidR="00E94F32" w:rsidRPr="001110B6" w:rsidRDefault="00E94F32" w:rsidP="00E94F32">
          <w:pPr>
            <w:pStyle w:val="ListParagraph"/>
            <w:numPr>
              <w:ilvl w:val="2"/>
              <w:numId w:val="11"/>
            </w:numPr>
            <w:ind w:hanging="29"/>
            <w:contextualSpacing w:val="0"/>
            <w:jc w:val="both"/>
            <w:rPr>
              <w:rFonts w:eastAsia="Times New Roman"/>
              <w:sz w:val="22"/>
              <w:szCs w:val="22"/>
            </w:rPr>
          </w:pPr>
          <w:r w:rsidRPr="001110B6">
            <w:rPr>
              <w:rFonts w:eastAsia="Times New Roman"/>
              <w:sz w:val="22"/>
              <w:szCs w:val="22"/>
            </w:rPr>
            <w:t>На момент начала работ Заказчик обязуется предоставить Исполнителю на ознакомление необходимые действующие внутренние нормативные документы Заказчика, стандарты, функциональные и эксплуатационные требования, требования по безопасности, и другие материалы, требуемые Заказчиком для реализации. В случае изменения действующих внутренних нормативных документов Заказчик также обязуется предоставить Исполнителю измененные документы.</w:t>
          </w:r>
        </w:p>
        <w:p w14:paraId="6754A314" w14:textId="77777777" w:rsidR="00E94F32" w:rsidRPr="001110B6" w:rsidRDefault="00E94F32" w:rsidP="00E94F32">
          <w:pPr>
            <w:pStyle w:val="ListParagraph"/>
            <w:numPr>
              <w:ilvl w:val="2"/>
              <w:numId w:val="11"/>
            </w:numPr>
            <w:ind w:hanging="29"/>
            <w:contextualSpacing w:val="0"/>
            <w:jc w:val="both"/>
            <w:rPr>
              <w:rFonts w:eastAsia="Times New Roman"/>
              <w:sz w:val="22"/>
              <w:szCs w:val="22"/>
            </w:rPr>
          </w:pPr>
          <w:r w:rsidRPr="001110B6">
            <w:rPr>
              <w:rFonts w:eastAsia="Times New Roman"/>
              <w:sz w:val="22"/>
              <w:szCs w:val="22"/>
            </w:rPr>
            <w:t>Согласование материалов/документов по результатам реализации работ осуществляет Заказчик. Контроль качества материалов/документов, выполняемых настроек и написания кода в ходе реализации работ осуществляет Заказчик. Исполнитель обязан устранить представленные замечания собственными силами и за свой счет.</w:t>
          </w:r>
        </w:p>
        <w:p w14:paraId="350111C1" w14:textId="77777777" w:rsidR="00E94F32" w:rsidRPr="001110B6" w:rsidRDefault="00E94F32" w:rsidP="00E94F32">
          <w:pPr>
            <w:pStyle w:val="ListParagraph"/>
            <w:numPr>
              <w:ilvl w:val="2"/>
              <w:numId w:val="11"/>
            </w:numPr>
            <w:spacing w:after="160" w:line="259" w:lineRule="auto"/>
            <w:ind w:hanging="29"/>
            <w:jc w:val="both"/>
            <w:rPr>
              <w:rFonts w:eastAsia="Times New Roman"/>
              <w:sz w:val="22"/>
              <w:szCs w:val="22"/>
            </w:rPr>
          </w:pPr>
          <w:r w:rsidRPr="001110B6">
            <w:rPr>
              <w:rFonts w:eastAsia="Times New Roman"/>
              <w:sz w:val="22"/>
              <w:szCs w:val="22"/>
            </w:rPr>
            <w:t>Для проведения дополнительного контроля качества работ Исполнителя могут привлекаться внешние компании. По результатам внешнего контроля качества работ Исполнитель обязан устранить недостатки/дефекты/ошибки по представленным Заказчиком замечаниям.</w:t>
          </w:r>
        </w:p>
        <w:p w14:paraId="0512EAA4" w14:textId="77777777" w:rsidR="00E94F32" w:rsidRPr="001110B6" w:rsidRDefault="00E94F32" w:rsidP="00E94F32">
          <w:pPr>
            <w:pStyle w:val="ListParagraph"/>
            <w:numPr>
              <w:ilvl w:val="2"/>
              <w:numId w:val="11"/>
            </w:numPr>
            <w:ind w:hanging="29"/>
            <w:contextualSpacing w:val="0"/>
            <w:jc w:val="both"/>
            <w:rPr>
              <w:rFonts w:eastAsia="Times New Roman"/>
              <w:sz w:val="22"/>
              <w:szCs w:val="22"/>
            </w:rPr>
          </w:pPr>
          <w:r w:rsidRPr="001110B6">
            <w:rPr>
              <w:rFonts w:eastAsia="Times New Roman"/>
              <w:sz w:val="22"/>
              <w:szCs w:val="22"/>
            </w:rPr>
            <w:t>В случае поэтапного выполнения работ на заключительном этапе работ Исполнителем производится актуализация и передача Заказчику всей технической документации, подготовленной на предыдущих этапах работ. Исполнитель осуществляет передачу актуализированных решений и иных материалов/документов, Заказчик осуществляет финальную приемку, согласование, контроль качества написания кода и прочих результатов работ.</w:t>
          </w:r>
        </w:p>
        <w:p w14:paraId="41C03AAB" w14:textId="77777777" w:rsidR="00E94F32" w:rsidRPr="001110B6" w:rsidRDefault="00E94F32" w:rsidP="00E94F32">
          <w:pPr>
            <w:pStyle w:val="ListParagraph"/>
            <w:numPr>
              <w:ilvl w:val="2"/>
              <w:numId w:val="11"/>
            </w:numPr>
            <w:ind w:hanging="29"/>
            <w:contextualSpacing w:val="0"/>
            <w:jc w:val="both"/>
            <w:rPr>
              <w:rFonts w:eastAsia="Times New Roman"/>
              <w:sz w:val="22"/>
              <w:szCs w:val="22"/>
            </w:rPr>
          </w:pPr>
          <w:r w:rsidRPr="001110B6">
            <w:rPr>
              <w:rFonts w:eastAsia="Times New Roman"/>
              <w:sz w:val="22"/>
              <w:szCs w:val="22"/>
            </w:rPr>
            <w:t>Исполнитель должен осуществлять гарантийное обслуживание разработанного и/или модифицированного ПО сроком не менее 12 (двенадцати) месяцев. Действие гарантийного периода наступает после окончательной приемки работ по заключительному этапу после подписания акта сдачи-приемки работ. До подписания акта сдачи-приемки работ по заключительному этапу все разработки и / или модифицированного и настройки ПО, а также устранение ошибок и замечаний производятся в рамках выполнения работ без увеличения стоимости работ.</w:t>
          </w:r>
        </w:p>
        <w:p w14:paraId="06978898" w14:textId="77777777" w:rsidR="00E94F32" w:rsidRPr="001110B6" w:rsidRDefault="00E94F32" w:rsidP="00E94F32">
          <w:pPr>
            <w:pStyle w:val="ListParagraph"/>
            <w:numPr>
              <w:ilvl w:val="2"/>
              <w:numId w:val="11"/>
            </w:numPr>
            <w:ind w:hanging="29"/>
            <w:contextualSpacing w:val="0"/>
            <w:jc w:val="both"/>
            <w:rPr>
              <w:rFonts w:eastAsia="Times New Roman"/>
              <w:sz w:val="22"/>
              <w:szCs w:val="22"/>
            </w:rPr>
          </w:pPr>
          <w:r w:rsidRPr="001110B6">
            <w:rPr>
              <w:rFonts w:eastAsia="Times New Roman"/>
              <w:sz w:val="22"/>
              <w:szCs w:val="22"/>
            </w:rPr>
            <w:t>Работы считаются выполненными и принятыми при их успешном завершении и приемке, после передачи результатов работ Исполнителем и их приемки Заказчиком после подписания Сторонами соответствующих актов сдачи-приемки работ.</w:t>
          </w:r>
        </w:p>
        <w:p w14:paraId="7E5FD3DB" w14:textId="77777777" w:rsidR="00E94F32" w:rsidRPr="001110B6" w:rsidRDefault="00E94F32" w:rsidP="00E94F32">
          <w:pPr>
            <w:pStyle w:val="ListParagraph"/>
            <w:numPr>
              <w:ilvl w:val="2"/>
              <w:numId w:val="11"/>
            </w:numPr>
            <w:ind w:hanging="29"/>
            <w:contextualSpacing w:val="0"/>
            <w:jc w:val="both"/>
            <w:rPr>
              <w:rFonts w:eastAsia="Times New Roman"/>
              <w:sz w:val="22"/>
              <w:szCs w:val="22"/>
            </w:rPr>
          </w:pPr>
          <w:r w:rsidRPr="001110B6">
            <w:rPr>
              <w:rFonts w:eastAsia="Times New Roman"/>
              <w:sz w:val="22"/>
              <w:szCs w:val="22"/>
            </w:rPr>
            <w:lastRenderedPageBreak/>
            <w:t>Исполнитель передает Заказчику исключительные права на разработанное или модифицированное ПО в полном объеме без ограничений (включая исходные программные коды, настройки, разработки, техническую и эксплуатационную документацию, а также прочие результаты работ) с момента создания таких результатов интеллектуальной деятельности (выражения в объективной форме). Момент (дата) создания ПО (включая все компоненты) как самостоятельного результата интеллектуальной деятельности указывается Сторонами в акте сдачи-приемки работ. Исполнитель не вправе каким-либо образом (в том числе для собственных нужд) использовать результаты работ по разработке или модификации ПО.</w:t>
          </w:r>
        </w:p>
      </w:sdtContent>
    </w:sdt>
    <w:p w14:paraId="3D4F71F1" w14:textId="77777777" w:rsidR="00E94F32" w:rsidRPr="001110B6" w:rsidRDefault="00E94F32" w:rsidP="00E94F32">
      <w:pPr>
        <w:pStyle w:val="ListParagraph"/>
        <w:numPr>
          <w:ilvl w:val="2"/>
          <w:numId w:val="11"/>
        </w:numPr>
        <w:ind w:hanging="29"/>
        <w:contextualSpacing w:val="0"/>
        <w:jc w:val="both"/>
        <w:rPr>
          <w:rFonts w:eastAsia="Times New Roman"/>
          <w:sz w:val="22"/>
          <w:szCs w:val="22"/>
        </w:rPr>
      </w:pPr>
      <w:r w:rsidRPr="001110B6">
        <w:rPr>
          <w:rFonts w:eastAsia="Times New Roman"/>
          <w:sz w:val="22"/>
          <w:szCs w:val="22"/>
        </w:rPr>
        <w:t>Договор предусматривает инструктирование конечных пользователей, а также углубленная передача знаний сотрудникам Заказчика, которые будут осуществлять функции по поддержке и развитию ПО после его внедрения. Передача знаний должна осуществляться путем инструктирования сотрудниками Исполнителя, непосредственно выполнявшими работы по проекту в рамках каждой функциональной области.</w:t>
      </w:r>
    </w:p>
    <w:p w14:paraId="2BD30E48" w14:textId="77777777" w:rsidR="00E94F32" w:rsidRPr="001110B6" w:rsidRDefault="00E94F32" w:rsidP="00E94F32">
      <w:pPr>
        <w:pStyle w:val="ListParagraph"/>
        <w:shd w:val="clear" w:color="auto" w:fill="FFFFFF"/>
        <w:tabs>
          <w:tab w:val="left" w:pos="1148"/>
        </w:tabs>
        <w:ind w:left="1163"/>
        <w:jc w:val="both"/>
        <w:rPr>
          <w:color w:val="0070C0"/>
          <w:sz w:val="22"/>
          <w:szCs w:val="22"/>
        </w:rPr>
      </w:pPr>
    </w:p>
    <w:p w14:paraId="5AD7B0ED" w14:textId="77777777" w:rsidR="00E94F32" w:rsidRPr="001110B6" w:rsidRDefault="00E94F32" w:rsidP="00E94F32">
      <w:pPr>
        <w:pStyle w:val="ListParagraph"/>
        <w:numPr>
          <w:ilvl w:val="1"/>
          <w:numId w:val="11"/>
        </w:numPr>
        <w:shd w:val="clear" w:color="auto" w:fill="FFFFFF"/>
        <w:tabs>
          <w:tab w:val="left" w:pos="1148"/>
        </w:tabs>
        <w:spacing w:after="160" w:line="259" w:lineRule="auto"/>
        <w:jc w:val="both"/>
        <w:rPr>
          <w:b/>
          <w:sz w:val="22"/>
          <w:szCs w:val="22"/>
        </w:rPr>
      </w:pPr>
      <w:r w:rsidRPr="001110B6">
        <w:rPr>
          <w:b/>
          <w:sz w:val="22"/>
          <w:szCs w:val="22"/>
        </w:rPr>
        <w:t>Требования к составу и объему работ</w:t>
      </w:r>
    </w:p>
    <w:p w14:paraId="1FAB6CF6" w14:textId="77777777" w:rsidR="00E94F32" w:rsidRPr="001110B6" w:rsidRDefault="00E94F32" w:rsidP="00E94F32">
      <w:pPr>
        <w:pStyle w:val="ListParagraph"/>
        <w:shd w:val="clear" w:color="auto" w:fill="FFFFFF"/>
        <w:tabs>
          <w:tab w:val="left" w:pos="1148"/>
        </w:tabs>
        <w:ind w:left="1163"/>
        <w:jc w:val="both"/>
        <w:rPr>
          <w:b/>
          <w:sz w:val="22"/>
          <w:szCs w:val="22"/>
        </w:rPr>
      </w:pPr>
    </w:p>
    <w:p w14:paraId="0E7FCC52" w14:textId="77777777" w:rsidR="00E94F32" w:rsidRPr="001110B6" w:rsidRDefault="00E94F32" w:rsidP="00E94F32">
      <w:pPr>
        <w:pStyle w:val="ListParagraph"/>
        <w:numPr>
          <w:ilvl w:val="2"/>
          <w:numId w:val="11"/>
        </w:numPr>
        <w:shd w:val="clear" w:color="auto" w:fill="FFFFFF"/>
        <w:tabs>
          <w:tab w:val="left" w:pos="1701"/>
        </w:tabs>
        <w:spacing w:after="160" w:line="259" w:lineRule="auto"/>
        <w:ind w:hanging="22"/>
        <w:jc w:val="both"/>
        <w:rPr>
          <w:rFonts w:eastAsia="Times New Roman"/>
          <w:sz w:val="22"/>
          <w:szCs w:val="22"/>
        </w:rPr>
      </w:pPr>
      <w:r w:rsidRPr="001110B6">
        <w:rPr>
          <w:rFonts w:eastAsia="Times New Roman"/>
          <w:sz w:val="22"/>
          <w:szCs w:val="22"/>
        </w:rPr>
        <w:t>Объем выполняемых работ по разработке или модификации ПО включает в себя нижеперечисленные категории, но не ограничиваются ими:</w:t>
      </w:r>
    </w:p>
    <w:p w14:paraId="57CE2D0B" w14:textId="77777777" w:rsidR="00E94F32" w:rsidRPr="001110B6" w:rsidRDefault="00E94F32" w:rsidP="00E94F32">
      <w:pPr>
        <w:pStyle w:val="ListParagraph"/>
        <w:numPr>
          <w:ilvl w:val="2"/>
          <w:numId w:val="19"/>
        </w:numPr>
        <w:shd w:val="clear" w:color="auto" w:fill="FFFFFF"/>
        <w:tabs>
          <w:tab w:val="left" w:pos="644"/>
          <w:tab w:val="left" w:pos="1701"/>
        </w:tabs>
        <w:spacing w:after="160" w:line="259" w:lineRule="auto"/>
        <w:ind w:left="1985" w:hanging="142"/>
        <w:jc w:val="both"/>
        <w:rPr>
          <w:sz w:val="22"/>
          <w:szCs w:val="22"/>
        </w:rPr>
      </w:pPr>
      <w:r w:rsidRPr="001110B6">
        <w:rPr>
          <w:sz w:val="22"/>
          <w:szCs w:val="22"/>
        </w:rPr>
        <w:t>Согласование детализированных бизнес-требований, формирование и согласование требований к разработке или модификации ПО.</w:t>
      </w:r>
    </w:p>
    <w:p w14:paraId="1BA2F53C" w14:textId="77777777" w:rsidR="00E94F32" w:rsidRPr="001110B6" w:rsidRDefault="00E94F32" w:rsidP="00E94F32">
      <w:pPr>
        <w:pStyle w:val="ListParagraph"/>
        <w:numPr>
          <w:ilvl w:val="2"/>
          <w:numId w:val="19"/>
        </w:numPr>
        <w:shd w:val="clear" w:color="auto" w:fill="FFFFFF"/>
        <w:tabs>
          <w:tab w:val="left" w:pos="644"/>
          <w:tab w:val="left" w:pos="1701"/>
        </w:tabs>
        <w:spacing w:after="160" w:line="259" w:lineRule="auto"/>
        <w:ind w:left="1985" w:hanging="142"/>
        <w:jc w:val="both"/>
        <w:rPr>
          <w:sz w:val="22"/>
          <w:szCs w:val="22"/>
        </w:rPr>
      </w:pPr>
      <w:r w:rsidRPr="001110B6">
        <w:rPr>
          <w:sz w:val="22"/>
          <w:szCs w:val="22"/>
        </w:rPr>
        <w:t>Проектирование сервисов ПО в соответствии с согласованными требованиями, согласование реализуемых решений и их фиксация в документе, описывающем прикладную архитектуру ПО.</w:t>
      </w:r>
    </w:p>
    <w:p w14:paraId="55A6CA66" w14:textId="77777777" w:rsidR="00E94F32" w:rsidRPr="001110B6" w:rsidRDefault="00E94F32" w:rsidP="00E94F32">
      <w:pPr>
        <w:pStyle w:val="ListParagraph"/>
        <w:numPr>
          <w:ilvl w:val="2"/>
          <w:numId w:val="19"/>
        </w:numPr>
        <w:shd w:val="clear" w:color="auto" w:fill="FFFFFF"/>
        <w:tabs>
          <w:tab w:val="left" w:pos="644"/>
          <w:tab w:val="left" w:pos="1701"/>
        </w:tabs>
        <w:spacing w:after="160" w:line="259" w:lineRule="auto"/>
        <w:ind w:left="1985" w:hanging="142"/>
        <w:jc w:val="both"/>
        <w:rPr>
          <w:sz w:val="22"/>
          <w:szCs w:val="22"/>
        </w:rPr>
      </w:pPr>
      <w:r w:rsidRPr="001110B6">
        <w:rPr>
          <w:sz w:val="22"/>
          <w:szCs w:val="22"/>
        </w:rPr>
        <w:t>Реализация проектных решений.</w:t>
      </w:r>
    </w:p>
    <w:p w14:paraId="7AAF8F75" w14:textId="77777777" w:rsidR="00E94F32" w:rsidRPr="001110B6" w:rsidRDefault="00E94F32" w:rsidP="00E94F32">
      <w:pPr>
        <w:pStyle w:val="ListParagraph"/>
        <w:numPr>
          <w:ilvl w:val="2"/>
          <w:numId w:val="19"/>
        </w:numPr>
        <w:shd w:val="clear" w:color="auto" w:fill="FFFFFF"/>
        <w:tabs>
          <w:tab w:val="left" w:pos="644"/>
          <w:tab w:val="left" w:pos="1701"/>
        </w:tabs>
        <w:spacing w:after="160" w:line="259" w:lineRule="auto"/>
        <w:ind w:left="1985" w:hanging="142"/>
        <w:jc w:val="both"/>
        <w:rPr>
          <w:sz w:val="22"/>
          <w:szCs w:val="22"/>
        </w:rPr>
      </w:pPr>
      <w:r w:rsidRPr="001110B6">
        <w:rPr>
          <w:sz w:val="22"/>
          <w:szCs w:val="22"/>
        </w:rPr>
        <w:t xml:space="preserve">Проведение модульного тестирования. </w:t>
      </w:r>
    </w:p>
    <w:p w14:paraId="3C1F64A1" w14:textId="77777777" w:rsidR="00E94F32" w:rsidRPr="001110B6" w:rsidRDefault="00E94F32" w:rsidP="00E94F32">
      <w:pPr>
        <w:pStyle w:val="ListParagraph"/>
        <w:numPr>
          <w:ilvl w:val="2"/>
          <w:numId w:val="19"/>
        </w:numPr>
        <w:shd w:val="clear" w:color="auto" w:fill="FFFFFF"/>
        <w:tabs>
          <w:tab w:val="left" w:pos="644"/>
          <w:tab w:val="left" w:pos="1701"/>
        </w:tabs>
        <w:spacing w:after="160" w:line="259" w:lineRule="auto"/>
        <w:ind w:left="1985" w:hanging="142"/>
        <w:jc w:val="both"/>
        <w:rPr>
          <w:sz w:val="22"/>
          <w:szCs w:val="22"/>
        </w:rPr>
      </w:pPr>
      <w:r w:rsidRPr="001110B6">
        <w:rPr>
          <w:sz w:val="22"/>
          <w:szCs w:val="22"/>
        </w:rPr>
        <w:t>Разбор и исправление дефектов, выявленных в рамках интеграционно-функционального тестирования и приемо-сдаточных испытаний.</w:t>
      </w:r>
    </w:p>
    <w:p w14:paraId="1B644856" w14:textId="77777777" w:rsidR="00E94F32" w:rsidRPr="001110B6" w:rsidRDefault="00E94F32" w:rsidP="00E94F32">
      <w:pPr>
        <w:pStyle w:val="ListParagraph"/>
        <w:numPr>
          <w:ilvl w:val="2"/>
          <w:numId w:val="19"/>
        </w:numPr>
        <w:shd w:val="clear" w:color="auto" w:fill="FFFFFF"/>
        <w:tabs>
          <w:tab w:val="left" w:pos="644"/>
          <w:tab w:val="left" w:pos="1701"/>
        </w:tabs>
        <w:spacing w:after="160" w:line="259" w:lineRule="auto"/>
        <w:ind w:left="1985" w:hanging="142"/>
        <w:jc w:val="both"/>
        <w:rPr>
          <w:sz w:val="22"/>
          <w:szCs w:val="22"/>
        </w:rPr>
      </w:pPr>
      <w:r w:rsidRPr="001110B6">
        <w:rPr>
          <w:sz w:val="22"/>
          <w:szCs w:val="22"/>
        </w:rPr>
        <w:t>Оптимизация производительности.</w:t>
      </w:r>
    </w:p>
    <w:p w14:paraId="7137C888" w14:textId="77777777" w:rsidR="00E94F32" w:rsidRPr="001110B6" w:rsidRDefault="00E94F32" w:rsidP="00E94F32">
      <w:pPr>
        <w:tabs>
          <w:tab w:val="left" w:pos="709"/>
        </w:tabs>
        <w:ind w:firstLine="709"/>
        <w:jc w:val="both"/>
        <w:rPr>
          <w:rFonts w:ascii="Times New Roman" w:hAnsi="Times New Roman" w:cs="Times New Roman"/>
        </w:rPr>
      </w:pPr>
    </w:p>
    <w:sdt>
      <w:sdtPr>
        <w:rPr>
          <w:sz w:val="22"/>
          <w:szCs w:val="22"/>
        </w:rPr>
        <w:id w:val="154265678"/>
        <w:placeholder>
          <w:docPart w:val="F3EAD81DC57D4EA8A593799DA93FC910"/>
        </w:placeholder>
      </w:sdtPr>
      <w:sdtContent>
        <w:p w14:paraId="0414F994" w14:textId="77777777" w:rsidR="00E94F32" w:rsidRPr="001110B6" w:rsidRDefault="00E94F32" w:rsidP="00E94F32">
          <w:pPr>
            <w:pStyle w:val="ListParagraph"/>
            <w:numPr>
              <w:ilvl w:val="1"/>
              <w:numId w:val="11"/>
            </w:numPr>
            <w:shd w:val="clear" w:color="auto" w:fill="FFFFFF"/>
            <w:tabs>
              <w:tab w:val="left" w:pos="1148"/>
            </w:tabs>
            <w:spacing w:after="160" w:line="259" w:lineRule="auto"/>
            <w:jc w:val="both"/>
            <w:rPr>
              <w:b/>
              <w:bCs/>
              <w:sz w:val="22"/>
              <w:szCs w:val="22"/>
            </w:rPr>
          </w:pPr>
          <w:r w:rsidRPr="001110B6">
            <w:rPr>
              <w:b/>
              <w:bCs/>
              <w:sz w:val="22"/>
              <w:szCs w:val="22"/>
            </w:rPr>
            <w:t>Общие требования к приемке результат</w:t>
          </w:r>
        </w:p>
        <w:p w14:paraId="33B75318" w14:textId="77777777" w:rsidR="00E94F32" w:rsidRPr="001110B6" w:rsidRDefault="00E94F32" w:rsidP="00E94F32">
          <w:pPr>
            <w:pStyle w:val="ListParagraph"/>
            <w:shd w:val="clear" w:color="auto" w:fill="FFFFFF"/>
            <w:tabs>
              <w:tab w:val="left" w:pos="1148"/>
            </w:tabs>
            <w:ind w:left="1163"/>
            <w:jc w:val="both"/>
            <w:rPr>
              <w:b/>
              <w:bCs/>
              <w:sz w:val="22"/>
              <w:szCs w:val="22"/>
            </w:rPr>
          </w:pPr>
        </w:p>
        <w:p w14:paraId="1AFB9FA1" w14:textId="77777777" w:rsidR="00E94F32" w:rsidRPr="001110B6" w:rsidRDefault="00E94F32" w:rsidP="00E94F32">
          <w:pPr>
            <w:pStyle w:val="ListParagraph"/>
            <w:numPr>
              <w:ilvl w:val="2"/>
              <w:numId w:val="11"/>
            </w:numPr>
            <w:tabs>
              <w:tab w:val="left" w:pos="709"/>
            </w:tabs>
            <w:spacing w:after="160" w:line="259" w:lineRule="auto"/>
            <w:ind w:left="1418" w:hanging="22"/>
            <w:jc w:val="both"/>
            <w:rPr>
              <w:sz w:val="22"/>
              <w:szCs w:val="22"/>
            </w:rPr>
          </w:pPr>
          <w:r w:rsidRPr="001110B6">
            <w:rPr>
              <w:sz w:val="22"/>
              <w:szCs w:val="22"/>
            </w:rPr>
            <w:t>Контроль и приемка результатов выполненных работ осуществляется согласно техническому заданию в соответствующей спецификации к Договору.</w:t>
          </w:r>
        </w:p>
        <w:p w14:paraId="4227AA25" w14:textId="77777777" w:rsidR="00E94F32" w:rsidRPr="001110B6" w:rsidRDefault="00E94F32" w:rsidP="00E94F32">
          <w:pPr>
            <w:pStyle w:val="ListParagraph"/>
            <w:numPr>
              <w:ilvl w:val="2"/>
              <w:numId w:val="11"/>
            </w:numPr>
            <w:tabs>
              <w:tab w:val="left" w:pos="709"/>
            </w:tabs>
            <w:spacing w:after="160" w:line="259" w:lineRule="auto"/>
            <w:ind w:left="1418" w:hanging="22"/>
            <w:jc w:val="both"/>
            <w:rPr>
              <w:sz w:val="22"/>
              <w:szCs w:val="22"/>
            </w:rPr>
          </w:pPr>
          <w:r w:rsidRPr="001110B6">
            <w:rPr>
              <w:sz w:val="22"/>
              <w:szCs w:val="22"/>
            </w:rPr>
            <w:t>В процессе выполнения работ Заказчик вправе проверять текущее состояние выполнения работ, давать замечания и предложения, которые, при согласовании Сторонами, учитываются Исполнителем. Замечания и предложения не должны увеличивать стоимость выполнения работ соответствующей спецификации работ.</w:t>
          </w:r>
        </w:p>
      </w:sdtContent>
    </w:sdt>
    <w:p w14:paraId="06B7324C" w14:textId="77777777" w:rsidR="00E94F32" w:rsidRPr="001110B6" w:rsidRDefault="00E94F32" w:rsidP="00E94F32">
      <w:pPr>
        <w:pStyle w:val="ListParagraph"/>
        <w:numPr>
          <w:ilvl w:val="2"/>
          <w:numId w:val="11"/>
        </w:numPr>
        <w:tabs>
          <w:tab w:val="left" w:pos="709"/>
        </w:tabs>
        <w:spacing w:after="160" w:line="259" w:lineRule="auto"/>
        <w:ind w:left="1418" w:hanging="22"/>
        <w:jc w:val="both"/>
        <w:rPr>
          <w:sz w:val="22"/>
          <w:szCs w:val="22"/>
        </w:rPr>
      </w:pPr>
      <w:r w:rsidRPr="001110B6">
        <w:rPr>
          <w:sz w:val="22"/>
          <w:szCs w:val="22"/>
        </w:rPr>
        <w:t xml:space="preserve">Отчетные документы/материалы должны быть предоставлены Исполнителем Заказчику в бумажном и электронном виде на оптических носителях формата DVD-R в 2 (двух) экземплярах либо на внешнем носителе </w:t>
      </w:r>
      <w:r w:rsidRPr="001110B6">
        <w:rPr>
          <w:sz w:val="22"/>
          <w:szCs w:val="22"/>
          <w:lang w:val="en-US"/>
        </w:rPr>
        <w:t>HDD</w:t>
      </w:r>
      <w:r w:rsidRPr="001110B6">
        <w:rPr>
          <w:sz w:val="22"/>
          <w:szCs w:val="22"/>
        </w:rPr>
        <w:t>\</w:t>
      </w:r>
      <w:r w:rsidRPr="001110B6">
        <w:rPr>
          <w:sz w:val="22"/>
          <w:szCs w:val="22"/>
          <w:lang w:val="en-US"/>
        </w:rPr>
        <w:t>SSD</w:t>
      </w:r>
      <w:r w:rsidRPr="001110B6">
        <w:rPr>
          <w:sz w:val="22"/>
          <w:szCs w:val="22"/>
        </w:rPr>
        <w:t xml:space="preserve"> интерфейсом подключения </w:t>
      </w:r>
      <w:r w:rsidRPr="001110B6">
        <w:rPr>
          <w:sz w:val="22"/>
          <w:szCs w:val="22"/>
          <w:lang w:val="en-US"/>
        </w:rPr>
        <w:t>USB</w:t>
      </w:r>
      <w:r w:rsidRPr="001110B6">
        <w:rPr>
          <w:sz w:val="22"/>
          <w:szCs w:val="22"/>
        </w:rPr>
        <w:t xml:space="preserve">3.0.  Документы/материалы в электронном виде должны быть предоставлены в формате версии Microsoft </w:t>
      </w:r>
      <w:r w:rsidRPr="001110B6">
        <w:rPr>
          <w:sz w:val="22"/>
          <w:szCs w:val="22"/>
          <w:lang w:val="en-US"/>
        </w:rPr>
        <w:t>Office</w:t>
      </w:r>
      <w:r w:rsidRPr="001110B6">
        <w:rPr>
          <w:sz w:val="22"/>
          <w:szCs w:val="22"/>
        </w:rPr>
        <w:t xml:space="preserve"> 2016 и выше. Стоимость материальных носителей включена в предложение.</w:t>
      </w:r>
    </w:p>
    <w:p w14:paraId="3D1153D1" w14:textId="77777777" w:rsidR="00E94F32" w:rsidRPr="001110B6" w:rsidRDefault="00E94F32" w:rsidP="00E94F32">
      <w:pPr>
        <w:pStyle w:val="ListParagraph"/>
        <w:tabs>
          <w:tab w:val="left" w:pos="709"/>
        </w:tabs>
        <w:ind w:left="1418"/>
        <w:jc w:val="both"/>
        <w:rPr>
          <w:sz w:val="22"/>
          <w:szCs w:val="22"/>
        </w:rPr>
      </w:pPr>
    </w:p>
    <w:sdt>
      <w:sdtPr>
        <w:rPr>
          <w:rFonts w:eastAsia="Times New Roman"/>
          <w:sz w:val="22"/>
          <w:szCs w:val="22"/>
        </w:rPr>
        <w:id w:val="1054049412"/>
        <w:placeholder>
          <w:docPart w:val="F3EAD81DC57D4EA8A593799DA93FC910"/>
        </w:placeholder>
      </w:sdtPr>
      <w:sdtEndPr>
        <w:rPr>
          <w:rFonts w:eastAsia="MS Mincho"/>
        </w:rPr>
      </w:sdtEndPr>
      <w:sdtContent>
        <w:sdt>
          <w:sdtPr>
            <w:rPr>
              <w:rFonts w:eastAsia="Times New Roman"/>
              <w:color w:val="auto"/>
              <w:sz w:val="22"/>
              <w:szCs w:val="22"/>
            </w:rPr>
            <w:id w:val="-963729836"/>
            <w:placeholder>
              <w:docPart w:val="F3EAD81DC57D4EA8A593799DA93FC910"/>
            </w:placeholder>
          </w:sdtPr>
          <w:sdtEndPr>
            <w:rPr>
              <w:rFonts w:eastAsiaTheme="minorHAnsi"/>
              <w:b/>
            </w:rPr>
          </w:sdtEndPr>
          <w:sdtContent>
            <w:p w14:paraId="5CC95A55" w14:textId="77777777" w:rsidR="00E94F32" w:rsidRPr="001110B6" w:rsidRDefault="00E94F32" w:rsidP="00E94F32">
              <w:pPr>
                <w:pStyle w:val="ListParagraph"/>
                <w:numPr>
                  <w:ilvl w:val="0"/>
                  <w:numId w:val="11"/>
                </w:numPr>
                <w:shd w:val="clear" w:color="auto" w:fill="FFFFFF"/>
                <w:tabs>
                  <w:tab w:val="left" w:pos="1148"/>
                </w:tabs>
                <w:jc w:val="both"/>
                <w:rPr>
                  <w:rFonts w:eastAsia="Times New Roman"/>
                  <w:b/>
                  <w:sz w:val="22"/>
                  <w:szCs w:val="22"/>
                </w:rPr>
              </w:pPr>
              <w:r w:rsidRPr="001110B6">
                <w:rPr>
                  <w:rFonts w:eastAsia="Times New Roman"/>
                  <w:b/>
                  <w:sz w:val="22"/>
                  <w:szCs w:val="22"/>
                </w:rPr>
                <w:t>Общие требования к информационной</w:t>
              </w:r>
              <w:r w:rsidRPr="001110B6">
                <w:rPr>
                  <w:b/>
                  <w:bCs/>
                  <w:sz w:val="22"/>
                  <w:szCs w:val="22"/>
                </w:rPr>
                <w:t xml:space="preserve"> </w:t>
              </w:r>
              <w:r w:rsidRPr="001110B6">
                <w:rPr>
                  <w:rFonts w:eastAsia="Times New Roman"/>
                  <w:b/>
                  <w:sz w:val="22"/>
                  <w:szCs w:val="22"/>
                </w:rPr>
                <w:t>безопасности</w:t>
              </w:r>
            </w:p>
            <w:p w14:paraId="339B4DD0" w14:textId="77777777" w:rsidR="00E94F32" w:rsidRPr="001110B6" w:rsidRDefault="00E94F32" w:rsidP="00E94F32">
              <w:pPr>
                <w:pStyle w:val="ListParagraph"/>
                <w:shd w:val="clear" w:color="auto" w:fill="FFFFFF"/>
                <w:tabs>
                  <w:tab w:val="left" w:pos="1148"/>
                </w:tabs>
                <w:ind w:left="420"/>
                <w:jc w:val="both"/>
                <w:rPr>
                  <w:b/>
                  <w:bCs/>
                  <w:sz w:val="22"/>
                  <w:szCs w:val="22"/>
                </w:rPr>
              </w:pPr>
            </w:p>
            <w:p w14:paraId="680503B8" w14:textId="77777777" w:rsidR="00E94F32" w:rsidRPr="001110B6" w:rsidRDefault="00E94F32" w:rsidP="00E94F32">
              <w:pPr>
                <w:pStyle w:val="ListParagraph"/>
                <w:numPr>
                  <w:ilvl w:val="1"/>
                  <w:numId w:val="11"/>
                </w:numPr>
                <w:spacing w:after="160" w:line="259" w:lineRule="auto"/>
                <w:jc w:val="both"/>
                <w:rPr>
                  <w:b/>
                  <w:bCs/>
                  <w:sz w:val="22"/>
                  <w:szCs w:val="22"/>
                </w:rPr>
              </w:pPr>
              <w:r w:rsidRPr="001110B6">
                <w:rPr>
                  <w:b/>
                  <w:bCs/>
                  <w:sz w:val="22"/>
                  <w:szCs w:val="22"/>
                </w:rPr>
                <w:t>Требования к кибербезопасности.</w:t>
              </w:r>
            </w:p>
            <w:p w14:paraId="236C9DE9" w14:textId="77777777" w:rsidR="00E94F32" w:rsidRPr="001110B6" w:rsidRDefault="00E94F32" w:rsidP="00E94F32">
              <w:pPr>
                <w:numPr>
                  <w:ilvl w:val="2"/>
                  <w:numId w:val="11"/>
                </w:numPr>
                <w:spacing w:after="0" w:line="240" w:lineRule="auto"/>
                <w:ind w:hanging="22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 xml:space="preserve">Сервис и его компоненты (далее – Сервис или система) не должны содержать уязвимостей высокого и критического уровней (во всем техническом </w:t>
              </w:r>
              <w:proofErr w:type="spellStart"/>
              <w:r w:rsidRPr="001110B6">
                <w:rPr>
                  <w:rFonts w:ascii="Times New Roman" w:hAnsi="Times New Roman" w:cs="Times New Roman"/>
                </w:rPr>
                <w:t>стэке</w:t>
              </w:r>
              <w:proofErr w:type="spellEnd"/>
              <w:r w:rsidRPr="001110B6">
                <w:rPr>
                  <w:rFonts w:ascii="Times New Roman" w:hAnsi="Times New Roman" w:cs="Times New Roman"/>
                </w:rPr>
                <w:t>, включая платформу развертывания, ОС, вспомогательно ПО и т.д.)</w:t>
              </w:r>
            </w:p>
            <w:p w14:paraId="18F2B4FC" w14:textId="77777777" w:rsidR="00E94F32" w:rsidRPr="001110B6" w:rsidRDefault="00E94F32" w:rsidP="00E94F32">
              <w:pPr>
                <w:numPr>
                  <w:ilvl w:val="2"/>
                  <w:numId w:val="11"/>
                </w:numPr>
                <w:spacing w:after="0" w:line="240" w:lineRule="auto"/>
                <w:ind w:hanging="22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Приложение должно обеспечивать защиту данных пользователей</w:t>
              </w:r>
            </w:p>
            <w:p w14:paraId="3215EA02" w14:textId="77777777" w:rsidR="00E94F32" w:rsidRPr="001110B6" w:rsidRDefault="00E94F32" w:rsidP="00E94F32">
              <w:pPr>
                <w:numPr>
                  <w:ilvl w:val="2"/>
                  <w:numId w:val="11"/>
                </w:numPr>
                <w:spacing w:after="0" w:line="240" w:lineRule="auto"/>
                <w:ind w:hanging="22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В случае наличия подсистемы аутентификации и авторизации приложение должно обеспечивать возможность использования второго фактора (как минимум ТOTP)</w:t>
              </w:r>
            </w:p>
            <w:p w14:paraId="0DBF2CFD" w14:textId="77777777" w:rsidR="00E94F32" w:rsidRPr="001110B6" w:rsidRDefault="00E94F32" w:rsidP="00E94F32">
              <w:pPr>
                <w:numPr>
                  <w:ilvl w:val="2"/>
                  <w:numId w:val="11"/>
                </w:numPr>
                <w:spacing w:after="0" w:line="240" w:lineRule="auto"/>
                <w:ind w:hanging="22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Приложение должно обеспечивать механизмы контроля управления доступом (Ролевую модель)</w:t>
              </w:r>
            </w:p>
            <w:p w14:paraId="7A2DACB7" w14:textId="77777777" w:rsidR="00E94F32" w:rsidRPr="001110B6" w:rsidRDefault="00E94F32" w:rsidP="00E94F32">
              <w:pPr>
                <w:numPr>
                  <w:ilvl w:val="2"/>
                  <w:numId w:val="11"/>
                </w:numPr>
                <w:spacing w:after="0" w:line="240" w:lineRule="auto"/>
                <w:ind w:hanging="22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Сервис должен поддерживать механизмы логирования и отправки (в другие системы) событий информационной безопасности</w:t>
              </w:r>
            </w:p>
            <w:p w14:paraId="4547DB45" w14:textId="77777777" w:rsidR="00E94F32" w:rsidRPr="001110B6" w:rsidRDefault="00E94F32" w:rsidP="00E94F32">
              <w:pPr>
                <w:numPr>
                  <w:ilvl w:val="2"/>
                  <w:numId w:val="11"/>
                </w:numPr>
                <w:spacing w:after="0" w:line="240" w:lineRule="auto"/>
                <w:ind w:hanging="22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Разработка сервиса должна производиться с использованием практик SSDLC</w:t>
              </w:r>
            </w:p>
            <w:p w14:paraId="70B3CA65" w14:textId="77777777" w:rsidR="00E94F32" w:rsidRPr="001110B6" w:rsidRDefault="00E94F32" w:rsidP="00E94F32">
              <w:pPr>
                <w:numPr>
                  <w:ilvl w:val="2"/>
                  <w:numId w:val="11"/>
                </w:numPr>
                <w:spacing w:after="0" w:line="240" w:lineRule="auto"/>
                <w:ind w:hanging="22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 xml:space="preserve">В случае обработки </w:t>
              </w:r>
              <w:proofErr w:type="spellStart"/>
              <w:r w:rsidRPr="001110B6">
                <w:rPr>
                  <w:rFonts w:ascii="Times New Roman" w:hAnsi="Times New Roman" w:cs="Times New Roman"/>
                </w:rPr>
                <w:t>ПДн</w:t>
              </w:r>
              <w:proofErr w:type="spellEnd"/>
              <w:r w:rsidRPr="001110B6">
                <w:rPr>
                  <w:rFonts w:ascii="Times New Roman" w:hAnsi="Times New Roman" w:cs="Times New Roman"/>
                </w:rPr>
                <w:t xml:space="preserve"> Сервис должен удовлетворять всем требованиям 152 ФЗ и соответствующим подзаконным актам, обеспечивая их выполнение</w:t>
              </w:r>
            </w:p>
            <w:p w14:paraId="3C6866D9" w14:textId="77777777" w:rsidR="00E94F32" w:rsidRPr="001110B6" w:rsidRDefault="00E94F32" w:rsidP="00E94F32">
              <w:pPr>
                <w:numPr>
                  <w:ilvl w:val="2"/>
                  <w:numId w:val="11"/>
                </w:numPr>
                <w:spacing w:after="0" w:line="240" w:lineRule="auto"/>
                <w:ind w:hanging="22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 xml:space="preserve">Сервис должен обеспечивать необходимый уровень производительности с учетом использования </w:t>
              </w:r>
              <w:proofErr w:type="gramStart"/>
              <w:r w:rsidRPr="001110B6">
                <w:rPr>
                  <w:rFonts w:ascii="Times New Roman" w:hAnsi="Times New Roman" w:cs="Times New Roman"/>
                </w:rPr>
                <w:t>СЗИ</w:t>
              </w:r>
              <w:proofErr w:type="gramEnd"/>
              <w:r w:rsidRPr="001110B6">
                <w:rPr>
                  <w:rFonts w:ascii="Times New Roman" w:hAnsi="Times New Roman" w:cs="Times New Roman"/>
                </w:rPr>
                <w:t xml:space="preserve"> применяемых в Фонде (АВПО, EDR и др.)</w:t>
              </w:r>
            </w:p>
            <w:p w14:paraId="0C3E6AE0" w14:textId="77777777" w:rsidR="00E94F32" w:rsidRPr="001110B6" w:rsidRDefault="00E94F32" w:rsidP="00E94F32">
              <w:pPr>
                <w:pStyle w:val="BodyText"/>
                <w:numPr>
                  <w:ilvl w:val="2"/>
                  <w:numId w:val="11"/>
                </w:numPr>
                <w:spacing w:after="0" w:line="240" w:lineRule="auto"/>
                <w:ind w:hanging="22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Сервис и его компоненты должен соответствовать принятым в БФ Вклад в будущее требованиям к обеспечению информационной безопасности и обеспечивать:</w:t>
              </w:r>
            </w:p>
            <w:p w14:paraId="5196D742" w14:textId="77777777" w:rsidR="00E94F32" w:rsidRPr="001110B6" w:rsidRDefault="00E94F32" w:rsidP="00E94F32">
              <w:pPr>
                <w:pStyle w:val="BodyText"/>
                <w:numPr>
                  <w:ilvl w:val="0"/>
                  <w:numId w:val="12"/>
                </w:numPr>
                <w:spacing w:after="0" w:line="240" w:lineRule="auto"/>
                <w:ind w:left="2552" w:hanging="284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готовность и доступность данных и системы в целом всегда, когда в них возникнет необходимость;</w:t>
              </w:r>
            </w:p>
            <w:p w14:paraId="22CCEE8C" w14:textId="77777777" w:rsidR="00E94F32" w:rsidRPr="001110B6" w:rsidRDefault="00E94F32" w:rsidP="00E94F32">
              <w:pPr>
                <w:pStyle w:val="BodyText"/>
                <w:numPr>
                  <w:ilvl w:val="0"/>
                  <w:numId w:val="12"/>
                </w:numPr>
                <w:spacing w:after="0" w:line="240" w:lineRule="auto"/>
                <w:ind w:left="2552" w:hanging="284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целостность и достоверность информации, обрабатываемой в системе;</w:t>
              </w:r>
            </w:p>
            <w:p w14:paraId="2AE83618" w14:textId="77777777" w:rsidR="00E94F32" w:rsidRPr="001110B6" w:rsidRDefault="00E94F32" w:rsidP="00E94F32">
              <w:pPr>
                <w:pStyle w:val="BodyText"/>
                <w:numPr>
                  <w:ilvl w:val="0"/>
                  <w:numId w:val="12"/>
                </w:numPr>
                <w:spacing w:after="0" w:line="240" w:lineRule="auto"/>
                <w:ind w:left="2552" w:hanging="284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обеспечение необходимого уровня конфиденциальности информации, обрабатываемой в системе.</w:t>
              </w:r>
            </w:p>
            <w:p w14:paraId="29700A44" w14:textId="77777777" w:rsidR="00E94F32" w:rsidRPr="001110B6" w:rsidRDefault="00E94F32" w:rsidP="00E94F32">
              <w:pPr>
                <w:pStyle w:val="BodyText"/>
                <w:spacing w:after="0"/>
                <w:ind w:firstLine="426"/>
                <w:jc w:val="both"/>
                <w:rPr>
                  <w:rFonts w:ascii="Times New Roman" w:hAnsi="Times New Roman" w:cs="Times New Roman"/>
                </w:rPr>
              </w:pPr>
            </w:p>
            <w:p w14:paraId="4A469A7C" w14:textId="77777777" w:rsidR="00E94F32" w:rsidRPr="001110B6" w:rsidRDefault="00E94F32" w:rsidP="00E94F32">
              <w:pPr>
                <w:pStyle w:val="BodyText"/>
                <w:numPr>
                  <w:ilvl w:val="2"/>
                  <w:numId w:val="11"/>
                </w:numPr>
                <w:spacing w:after="0" w:line="240" w:lineRule="auto"/>
                <w:ind w:hanging="22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В системе должны применяться операционные системы и СУБД, обладающие развитыми штатными средствами защиты и аудита, позволяющими настроить политику безопасности, обеспечивающую минимизацию рисков, связанных с угрозами нарушения безопасности на системном уровне. Прикладное программное обеспечение может использовать возможности системных средств в качестве платформы для достижения необходимого уровня информационной безопасности.</w:t>
              </w:r>
            </w:p>
            <w:p w14:paraId="11A16157" w14:textId="77777777" w:rsidR="00E94F32" w:rsidRPr="001110B6" w:rsidRDefault="00E94F32" w:rsidP="00E94F32">
              <w:pPr>
                <w:pStyle w:val="BodyText"/>
                <w:numPr>
                  <w:ilvl w:val="2"/>
                  <w:numId w:val="11"/>
                </w:numPr>
                <w:spacing w:after="0" w:line="240" w:lineRule="auto"/>
                <w:ind w:hanging="22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Дополнительным необходимым рубежом защиты являются механизмы безопасности прикладного уровня, позволяющие:</w:t>
              </w:r>
            </w:p>
            <w:p w14:paraId="771FF55C" w14:textId="77777777" w:rsidR="00E94F32" w:rsidRPr="001110B6" w:rsidRDefault="00E94F32" w:rsidP="00E94F32">
              <w:pPr>
                <w:pStyle w:val="BodyText"/>
                <w:numPr>
                  <w:ilvl w:val="2"/>
                  <w:numId w:val="16"/>
                </w:numPr>
                <w:spacing w:after="0" w:line="240" w:lineRule="auto"/>
                <w:ind w:left="2562" w:hanging="294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реализовать надежные механизмы защиты информации, дополняющие штатные механизмы ОС и СУБД (усиленную аутентификацию, достаточную длину ключей и т.д.);</w:t>
              </w:r>
            </w:p>
            <w:p w14:paraId="2014B173" w14:textId="77777777" w:rsidR="00E94F32" w:rsidRPr="001110B6" w:rsidRDefault="00E94F32" w:rsidP="00E94F32">
              <w:pPr>
                <w:pStyle w:val="BodyText"/>
                <w:numPr>
                  <w:ilvl w:val="2"/>
                  <w:numId w:val="16"/>
                </w:numPr>
                <w:spacing w:after="0" w:line="240" w:lineRule="auto"/>
                <w:ind w:left="2562" w:hanging="294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минимизировать риски от возможных ошибочных или злонамеренных действий со стороны сотрудников служб автоматизации;</w:t>
              </w:r>
            </w:p>
            <w:p w14:paraId="54E85953" w14:textId="77777777" w:rsidR="00E94F32" w:rsidRPr="001110B6" w:rsidRDefault="00E94F32" w:rsidP="00E94F32">
              <w:pPr>
                <w:pStyle w:val="BodyText"/>
                <w:numPr>
                  <w:ilvl w:val="2"/>
                  <w:numId w:val="16"/>
                </w:numPr>
                <w:spacing w:after="0" w:line="240" w:lineRule="auto"/>
                <w:ind w:left="2562" w:hanging="294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реализовать полноценный аудит событий прикладного уровня, связанных с нарушением безопасности.</w:t>
              </w:r>
            </w:p>
            <w:p w14:paraId="70B7A91B" w14:textId="77777777" w:rsidR="00E94F32" w:rsidRPr="001110B6" w:rsidRDefault="00E94F32" w:rsidP="00E94F32">
              <w:pPr>
                <w:pStyle w:val="BodyText"/>
                <w:numPr>
                  <w:ilvl w:val="2"/>
                  <w:numId w:val="11"/>
                </w:numPr>
                <w:spacing w:after="0" w:line="240" w:lineRule="auto"/>
                <w:ind w:hanging="22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В системе должны быть реализованы следующие механизмы безопасности прикладного уровня:</w:t>
              </w:r>
            </w:p>
            <w:p w14:paraId="50DF567C" w14:textId="77777777" w:rsidR="00E94F32" w:rsidRPr="001110B6" w:rsidRDefault="00E94F32" w:rsidP="00E94F32">
              <w:pPr>
                <w:pStyle w:val="BodyText"/>
                <w:numPr>
                  <w:ilvl w:val="2"/>
                  <w:numId w:val="16"/>
                </w:numPr>
                <w:spacing w:after="0" w:line="240" w:lineRule="auto"/>
                <w:ind w:left="2562" w:hanging="294"/>
                <w:jc w:val="both"/>
                <w:rPr>
                  <w:rFonts w:ascii="Times New Roman" w:hAnsi="Times New Roman" w:cs="Times New Roman"/>
                  <w:b/>
                  <w:bCs/>
                </w:rPr>
              </w:pPr>
              <w:r w:rsidRPr="001110B6">
                <w:rPr>
                  <w:rFonts w:ascii="Times New Roman" w:hAnsi="Times New Roman" w:cs="Times New Roman"/>
                  <w:b/>
                  <w:bCs/>
                </w:rPr>
                <w:t>Администрирование;</w:t>
              </w:r>
            </w:p>
            <w:p w14:paraId="2305BF9F" w14:textId="77777777" w:rsidR="00E94F32" w:rsidRPr="001110B6" w:rsidRDefault="00E94F32" w:rsidP="00E94F32">
              <w:pPr>
                <w:pStyle w:val="BodyText"/>
                <w:numPr>
                  <w:ilvl w:val="2"/>
                  <w:numId w:val="16"/>
                </w:numPr>
                <w:spacing w:after="0" w:line="240" w:lineRule="auto"/>
                <w:ind w:left="2562" w:hanging="294"/>
                <w:jc w:val="both"/>
                <w:rPr>
                  <w:rFonts w:ascii="Times New Roman" w:hAnsi="Times New Roman" w:cs="Times New Roman"/>
                  <w:b/>
                  <w:bCs/>
                </w:rPr>
              </w:pPr>
              <w:r w:rsidRPr="001110B6">
                <w:rPr>
                  <w:rFonts w:ascii="Times New Roman" w:hAnsi="Times New Roman" w:cs="Times New Roman"/>
                  <w:b/>
                  <w:bCs/>
                </w:rPr>
                <w:t>Управление правами доступа;</w:t>
              </w:r>
            </w:p>
            <w:p w14:paraId="2E94F1CE" w14:textId="77777777" w:rsidR="00E94F32" w:rsidRPr="001110B6" w:rsidRDefault="00E94F32" w:rsidP="00E94F32">
              <w:pPr>
                <w:pStyle w:val="BodyText"/>
                <w:numPr>
                  <w:ilvl w:val="2"/>
                  <w:numId w:val="16"/>
                </w:numPr>
                <w:spacing w:after="0" w:line="240" w:lineRule="auto"/>
                <w:ind w:left="2562" w:hanging="294"/>
                <w:jc w:val="both"/>
                <w:rPr>
                  <w:rFonts w:ascii="Times New Roman" w:hAnsi="Times New Roman" w:cs="Times New Roman"/>
                  <w:b/>
                  <w:bCs/>
                </w:rPr>
              </w:pPr>
              <w:r w:rsidRPr="001110B6">
                <w:rPr>
                  <w:rFonts w:ascii="Times New Roman" w:hAnsi="Times New Roman" w:cs="Times New Roman"/>
                  <w:b/>
                  <w:bCs/>
                </w:rPr>
                <w:t>Идентификация и аутентификация;</w:t>
              </w:r>
            </w:p>
            <w:p w14:paraId="230D4AC6" w14:textId="77777777" w:rsidR="00E94F32" w:rsidRPr="001110B6" w:rsidRDefault="00E94F32" w:rsidP="00E94F32">
              <w:pPr>
                <w:pStyle w:val="BodyText"/>
                <w:numPr>
                  <w:ilvl w:val="2"/>
                  <w:numId w:val="16"/>
                </w:numPr>
                <w:spacing w:after="0" w:line="240" w:lineRule="auto"/>
                <w:ind w:left="2562" w:hanging="294"/>
                <w:jc w:val="both"/>
                <w:rPr>
                  <w:rFonts w:ascii="Times New Roman" w:hAnsi="Times New Roman" w:cs="Times New Roman"/>
                  <w:b/>
                  <w:bCs/>
                </w:rPr>
              </w:pPr>
              <w:r w:rsidRPr="001110B6">
                <w:rPr>
                  <w:rFonts w:ascii="Times New Roman" w:hAnsi="Times New Roman" w:cs="Times New Roman"/>
                  <w:b/>
                  <w:bCs/>
                </w:rPr>
                <w:t>Защита от НСД;</w:t>
              </w:r>
            </w:p>
            <w:p w14:paraId="4FFA46BA" w14:textId="77777777" w:rsidR="00E94F32" w:rsidRPr="001110B6" w:rsidRDefault="00E94F32" w:rsidP="00E94F32">
              <w:pPr>
                <w:pStyle w:val="BodyText"/>
                <w:numPr>
                  <w:ilvl w:val="2"/>
                  <w:numId w:val="16"/>
                </w:numPr>
                <w:spacing w:after="0" w:line="240" w:lineRule="auto"/>
                <w:ind w:left="2562" w:hanging="294"/>
                <w:jc w:val="both"/>
                <w:rPr>
                  <w:rFonts w:ascii="Times New Roman" w:hAnsi="Times New Roman" w:cs="Times New Roman"/>
                  <w:b/>
                </w:rPr>
              </w:pPr>
              <w:r w:rsidRPr="001110B6">
                <w:rPr>
                  <w:rFonts w:ascii="Times New Roman" w:hAnsi="Times New Roman" w:cs="Times New Roman"/>
                  <w:b/>
                  <w:bCs/>
                </w:rPr>
                <w:t>Аудит.</w:t>
              </w:r>
            </w:p>
          </w:sdtContent>
        </w:sdt>
        <w:sdt>
          <w:sdtPr>
            <w:rPr>
              <w:rFonts w:eastAsia="Times New Roman"/>
              <w:b/>
              <w:bCs/>
              <w:color w:val="auto"/>
              <w:sz w:val="22"/>
              <w:szCs w:val="22"/>
            </w:rPr>
            <w:id w:val="-1384868995"/>
            <w:placeholder>
              <w:docPart w:val="F3EAD81DC57D4EA8A593799DA93FC910"/>
            </w:placeholder>
          </w:sdtPr>
          <w:sdtEndPr>
            <w:rPr>
              <w:rFonts w:eastAsiaTheme="minorHAnsi"/>
              <w:b w:val="0"/>
              <w:bCs w:val="0"/>
            </w:rPr>
          </w:sdtEndPr>
          <w:sdtContent>
            <w:p w14:paraId="4F781B45" w14:textId="77777777" w:rsidR="00E94F32" w:rsidRPr="001110B6" w:rsidRDefault="00E94F32" w:rsidP="00E94F32">
              <w:pPr>
                <w:pStyle w:val="ListParagraph"/>
                <w:ind w:left="709"/>
                <w:contextualSpacing w:val="0"/>
                <w:jc w:val="both"/>
                <w:rPr>
                  <w:b/>
                  <w:bCs/>
                  <w:sz w:val="22"/>
                  <w:szCs w:val="22"/>
                </w:rPr>
              </w:pPr>
            </w:p>
            <w:p w14:paraId="4DBB0DC4" w14:textId="77777777" w:rsidR="00E94F32" w:rsidRPr="001110B6" w:rsidRDefault="00E94F32" w:rsidP="00E94F32">
              <w:pPr>
                <w:pStyle w:val="ListParagraph"/>
                <w:numPr>
                  <w:ilvl w:val="1"/>
                  <w:numId w:val="11"/>
                </w:numPr>
                <w:contextualSpacing w:val="0"/>
                <w:jc w:val="both"/>
                <w:rPr>
                  <w:b/>
                  <w:bCs/>
                  <w:sz w:val="22"/>
                  <w:szCs w:val="22"/>
                </w:rPr>
              </w:pPr>
              <w:r w:rsidRPr="001110B6">
                <w:rPr>
                  <w:b/>
                  <w:bCs/>
                  <w:sz w:val="22"/>
                  <w:szCs w:val="22"/>
                </w:rPr>
                <w:lastRenderedPageBreak/>
                <w:t>Администрирование</w:t>
              </w:r>
            </w:p>
            <w:p w14:paraId="1C0C0108" w14:textId="77777777" w:rsidR="00E94F32" w:rsidRPr="001110B6" w:rsidRDefault="00E94F32" w:rsidP="00E94F32">
              <w:pPr>
                <w:pStyle w:val="ListParagraph"/>
                <w:ind w:left="1163"/>
                <w:contextualSpacing w:val="0"/>
                <w:jc w:val="both"/>
                <w:rPr>
                  <w:b/>
                  <w:bCs/>
                  <w:sz w:val="22"/>
                  <w:szCs w:val="22"/>
                </w:rPr>
              </w:pPr>
            </w:p>
            <w:p w14:paraId="139047CE" w14:textId="77777777" w:rsidR="00E94F32" w:rsidRPr="001110B6" w:rsidRDefault="00E94F32" w:rsidP="00E94F32">
              <w:pPr>
                <w:pStyle w:val="BodyText"/>
                <w:numPr>
                  <w:ilvl w:val="2"/>
                  <w:numId w:val="11"/>
                </w:numPr>
                <w:spacing w:after="0" w:line="240" w:lineRule="auto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Система должна содержать подсистему администрирования, которая предназначена для обеспечения выполнения следующих функций:</w:t>
              </w:r>
            </w:p>
            <w:p w14:paraId="211F70A5" w14:textId="77777777" w:rsidR="00E94F32" w:rsidRPr="001110B6" w:rsidRDefault="00E94F32" w:rsidP="00E94F32">
              <w:pPr>
                <w:pStyle w:val="BodyText"/>
                <w:numPr>
                  <w:ilvl w:val="0"/>
                  <w:numId w:val="13"/>
                </w:numPr>
                <w:spacing w:after="0" w:line="240" w:lineRule="auto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управление пользователями;</w:t>
              </w:r>
            </w:p>
            <w:p w14:paraId="4E31365E" w14:textId="77777777" w:rsidR="00E94F32" w:rsidRPr="001110B6" w:rsidRDefault="00E94F32" w:rsidP="00E94F32">
              <w:pPr>
                <w:pStyle w:val="BodyText"/>
                <w:numPr>
                  <w:ilvl w:val="0"/>
                  <w:numId w:val="13"/>
                </w:numPr>
                <w:spacing w:after="0" w:line="240" w:lineRule="auto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обеспечение работ по замене версий клиентской и серверной части Системы и ее подсистем, настройке параметров клиентской и серверной части Системы и ее подсистем;</w:t>
              </w:r>
            </w:p>
            <w:p w14:paraId="50FF987A" w14:textId="77777777" w:rsidR="00E94F32" w:rsidRPr="001110B6" w:rsidRDefault="00E94F32" w:rsidP="00E94F32">
              <w:pPr>
                <w:pStyle w:val="BodyText"/>
                <w:numPr>
                  <w:ilvl w:val="0"/>
                  <w:numId w:val="13"/>
                </w:numPr>
                <w:spacing w:after="0" w:line="240" w:lineRule="auto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обеспечение регламентных работ, предусмотренных эксплуатационной документацией на Систему и ее подсистемы;</w:t>
              </w:r>
            </w:p>
            <w:p w14:paraId="78896279" w14:textId="77777777" w:rsidR="00E94F32" w:rsidRPr="001110B6" w:rsidRDefault="00E94F32" w:rsidP="00E94F32">
              <w:pPr>
                <w:pStyle w:val="BodyText"/>
                <w:numPr>
                  <w:ilvl w:val="0"/>
                  <w:numId w:val="13"/>
                </w:numPr>
                <w:spacing w:after="0" w:line="240" w:lineRule="auto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разрешение проблем, возникающих при эксплуатации Системы и ее функциональных подсистем;</w:t>
              </w:r>
            </w:p>
            <w:p w14:paraId="4993BA36" w14:textId="77777777" w:rsidR="00E94F32" w:rsidRPr="001110B6" w:rsidRDefault="00E94F32" w:rsidP="00E94F32">
              <w:pPr>
                <w:pStyle w:val="BodyText"/>
                <w:numPr>
                  <w:ilvl w:val="0"/>
                  <w:numId w:val="13"/>
                </w:numPr>
                <w:spacing w:after="0" w:line="240" w:lineRule="auto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ликвидация нештатных ситуаций (инцидентов), возникающих при эксплуатации Системы и ее функциональных подсистем;</w:t>
              </w:r>
            </w:p>
            <w:p w14:paraId="435B8601" w14:textId="77777777" w:rsidR="00E94F32" w:rsidRPr="001110B6" w:rsidRDefault="00E94F32" w:rsidP="00E94F32">
              <w:pPr>
                <w:pStyle w:val="BodyText"/>
                <w:numPr>
                  <w:ilvl w:val="0"/>
                  <w:numId w:val="13"/>
                </w:numPr>
                <w:spacing w:after="0" w:line="240" w:lineRule="auto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ликвидация последствий известных (выявленных при эксплуатации, но не устраненных) ошибок программного обеспечения Системы, связанных с   функционированием Системы, ее подсистем и их взаимодействием;</w:t>
              </w:r>
            </w:p>
            <w:p w14:paraId="2930ACC8" w14:textId="77777777" w:rsidR="00E94F32" w:rsidRPr="001110B6" w:rsidRDefault="00E94F32" w:rsidP="00E94F32">
              <w:pPr>
                <w:pStyle w:val="BodyText"/>
                <w:numPr>
                  <w:ilvl w:val="0"/>
                  <w:numId w:val="13"/>
                </w:numPr>
                <w:spacing w:after="0" w:line="240" w:lineRule="auto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мониторинг работы пользователей в Системе и средства для взаимодействия с ними;</w:t>
              </w:r>
            </w:p>
            <w:p w14:paraId="4B613505" w14:textId="77777777" w:rsidR="00E94F32" w:rsidRPr="001110B6" w:rsidRDefault="00E94F32" w:rsidP="00E94F32">
              <w:pPr>
                <w:pStyle w:val="BodyText"/>
                <w:numPr>
                  <w:ilvl w:val="0"/>
                  <w:numId w:val="13"/>
                </w:numPr>
                <w:spacing w:after="0" w:line="240" w:lineRule="auto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мониторинг параметров функционирования Системы и ее подсистем;</w:t>
              </w:r>
            </w:p>
            <w:p w14:paraId="6B3BDBC7" w14:textId="77777777" w:rsidR="00E94F32" w:rsidRPr="001110B6" w:rsidRDefault="00E94F32" w:rsidP="00E94F32">
              <w:pPr>
                <w:pStyle w:val="BodyText"/>
                <w:numPr>
                  <w:ilvl w:val="0"/>
                  <w:numId w:val="13"/>
                </w:numPr>
                <w:spacing w:after="0" w:line="240" w:lineRule="auto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процедуры управления функционированием Системы и ее подсистем;</w:t>
              </w:r>
            </w:p>
            <w:p w14:paraId="726B4EC3" w14:textId="77777777" w:rsidR="00E94F32" w:rsidRPr="001110B6" w:rsidRDefault="00E94F32" w:rsidP="00E94F32">
              <w:pPr>
                <w:pStyle w:val="BodyText"/>
                <w:numPr>
                  <w:ilvl w:val="0"/>
                  <w:numId w:val="13"/>
                </w:numPr>
                <w:spacing w:after="0" w:line="240" w:lineRule="auto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просмотр журнала аудита;</w:t>
              </w:r>
            </w:p>
            <w:p w14:paraId="19B97738" w14:textId="77777777" w:rsidR="00E94F32" w:rsidRPr="001110B6" w:rsidRDefault="00E94F32" w:rsidP="00E94F32">
              <w:pPr>
                <w:pStyle w:val="BodyText"/>
                <w:numPr>
                  <w:ilvl w:val="0"/>
                  <w:numId w:val="13"/>
                </w:numPr>
                <w:spacing w:after="0" w:line="240" w:lineRule="auto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ведение «Административного журнала»;</w:t>
              </w:r>
            </w:p>
            <w:p w14:paraId="7B1F53DD" w14:textId="77777777" w:rsidR="00E94F32" w:rsidRPr="001110B6" w:rsidRDefault="00E94F32" w:rsidP="00E94F32">
              <w:pPr>
                <w:pStyle w:val="BodyText"/>
                <w:numPr>
                  <w:ilvl w:val="0"/>
                  <w:numId w:val="13"/>
                </w:numPr>
                <w:spacing w:after="0" w:line="240" w:lineRule="auto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ведение «Журнала проведения эксплуатации».</w:t>
              </w:r>
            </w:p>
            <w:p w14:paraId="7BE15226" w14:textId="77777777" w:rsidR="00E94F32" w:rsidRPr="001110B6" w:rsidRDefault="00E94F32" w:rsidP="00E94F32">
              <w:pPr>
                <w:pStyle w:val="BodyText"/>
                <w:numPr>
                  <w:ilvl w:val="2"/>
                  <w:numId w:val="11"/>
                </w:numPr>
                <w:spacing w:after="0" w:line="240" w:lineRule="auto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Удаление пользователей из системы должно осуществляться путем перевода их в разряд заблокированных без возможности совершения операций под их именами и без возможности отмены этого статуса.</w:t>
              </w:r>
            </w:p>
            <w:p w14:paraId="0E19683B" w14:textId="77777777" w:rsidR="00E94F32" w:rsidRPr="001110B6" w:rsidRDefault="00E94F32" w:rsidP="00E94F32">
              <w:pPr>
                <w:pStyle w:val="BodyText"/>
                <w:numPr>
                  <w:ilvl w:val="2"/>
                  <w:numId w:val="11"/>
                </w:numPr>
                <w:spacing w:after="0" w:line="240" w:lineRule="auto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Должны быть реализованы также следующие типы блокирования работы отдельных пользователей с возможностью снятия блокировки:</w:t>
              </w:r>
            </w:p>
            <w:p w14:paraId="7FC04C9D" w14:textId="77777777" w:rsidR="00E94F32" w:rsidRPr="001110B6" w:rsidRDefault="00E94F32" w:rsidP="00E94F32">
              <w:pPr>
                <w:pStyle w:val="BodyText"/>
                <w:numPr>
                  <w:ilvl w:val="0"/>
                  <w:numId w:val="20"/>
                </w:numPr>
                <w:spacing w:after="0" w:line="240" w:lineRule="auto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на некоторый промежуток времени;</w:t>
              </w:r>
            </w:p>
            <w:p w14:paraId="0F48112F" w14:textId="77777777" w:rsidR="00E94F32" w:rsidRPr="001110B6" w:rsidRDefault="00E94F32" w:rsidP="00E94F32">
              <w:pPr>
                <w:pStyle w:val="BodyText"/>
                <w:numPr>
                  <w:ilvl w:val="0"/>
                  <w:numId w:val="20"/>
                </w:numPr>
                <w:spacing w:after="0" w:line="240" w:lineRule="auto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начиная с некоторого момента времени;</w:t>
              </w:r>
            </w:p>
            <w:p w14:paraId="5AC7EC26" w14:textId="77777777" w:rsidR="00E94F32" w:rsidRPr="001110B6" w:rsidRDefault="00E94F32" w:rsidP="00E94F32">
              <w:pPr>
                <w:pStyle w:val="BodyText"/>
                <w:numPr>
                  <w:ilvl w:val="0"/>
                  <w:numId w:val="20"/>
                </w:numPr>
                <w:spacing w:after="0" w:line="240" w:lineRule="auto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автоматически после превышения, задаваемого настройкой системы периода неактивности пользователя (отсутствия успешных входов в систему и бездействия пользователя).</w:t>
              </w:r>
            </w:p>
            <w:p w14:paraId="42BB50DC" w14:textId="77777777" w:rsidR="00E94F32" w:rsidRPr="001110B6" w:rsidRDefault="00E94F32" w:rsidP="00E94F32">
              <w:pPr>
                <w:pStyle w:val="BodyText"/>
                <w:numPr>
                  <w:ilvl w:val="2"/>
                  <w:numId w:val="11"/>
                </w:numPr>
                <w:spacing w:after="0" w:line="240" w:lineRule="auto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Должна быть исключена возможность доступа администратора к «боевым» паролям пользователей. Процедура сброса администратором пароля пользователя должна сопровождаться рядом организационных мероприятий.</w:t>
              </w:r>
            </w:p>
            <w:p w14:paraId="2719E6B5" w14:textId="77777777" w:rsidR="00E94F32" w:rsidRPr="001110B6" w:rsidRDefault="00E94F32" w:rsidP="00E94F32">
              <w:pPr>
                <w:pStyle w:val="BodyText"/>
                <w:numPr>
                  <w:ilvl w:val="2"/>
                  <w:numId w:val="11"/>
                </w:numPr>
                <w:spacing w:after="0" w:line="240" w:lineRule="auto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Пароль, назначаемый администратором при сбросе пароля пользователя, должен отвечать требованиям, предъявляемым к паролю, назначаемому администратором при создании пользователя.</w:t>
              </w:r>
            </w:p>
            <w:p w14:paraId="27B47EFA" w14:textId="77777777" w:rsidR="00E94F32" w:rsidRPr="001110B6" w:rsidRDefault="00E94F32" w:rsidP="00E94F32">
              <w:pPr>
                <w:pStyle w:val="BodyText"/>
                <w:numPr>
                  <w:ilvl w:val="2"/>
                  <w:numId w:val="11"/>
                </w:numPr>
                <w:spacing w:after="0" w:line="240" w:lineRule="auto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Должна быть исключена возможность удаления информации о пользователях, зарегистрированных в Системе, в том числе заблокированных.</w:t>
              </w:r>
            </w:p>
            <w:p w14:paraId="527812C3" w14:textId="77777777" w:rsidR="00E94F32" w:rsidRPr="001110B6" w:rsidRDefault="00E94F32" w:rsidP="00E94F32">
              <w:pPr>
                <w:pStyle w:val="BodyText"/>
                <w:numPr>
                  <w:ilvl w:val="2"/>
                  <w:numId w:val="11"/>
                </w:numPr>
                <w:spacing w:after="0" w:line="240" w:lineRule="auto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Должна быть исключена возможность изменения (модификации) демо-данных (фамилия, имя, отчество и других персональных данных, в т.ч. номеров карт/счетов/договоров и т.д.) заведенных пользователей.</w:t>
              </w:r>
            </w:p>
            <w:p w14:paraId="6374A9CA" w14:textId="77777777" w:rsidR="00E94F32" w:rsidRPr="001110B6" w:rsidRDefault="00E94F32" w:rsidP="00E94F32">
              <w:pPr>
                <w:pStyle w:val="BodyText"/>
                <w:numPr>
                  <w:ilvl w:val="2"/>
                  <w:numId w:val="11"/>
                </w:numPr>
                <w:spacing w:after="0" w:line="240" w:lineRule="auto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Реализация механизма администрирования не должна раскрывать логику построения базы данных системы.</w:t>
              </w:r>
            </w:p>
            <w:p w14:paraId="0DA29A41" w14:textId="77777777" w:rsidR="00E94F32" w:rsidRPr="001110B6" w:rsidRDefault="00E94F32" w:rsidP="00E94F32">
              <w:pPr>
                <w:pStyle w:val="BodyText"/>
                <w:numPr>
                  <w:ilvl w:val="2"/>
                  <w:numId w:val="11"/>
                </w:numPr>
                <w:spacing w:after="0" w:line="240" w:lineRule="auto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Реализация механизма администрирования должна исключать возможность выполнения администраторами прямого соединения с базой данных в обход подсистемы администрирования.</w:t>
              </w:r>
            </w:p>
            <w:p w14:paraId="32046A5C" w14:textId="77777777" w:rsidR="00E94F32" w:rsidRPr="001110B6" w:rsidRDefault="00E94F32" w:rsidP="00E94F32">
              <w:pPr>
                <w:pStyle w:val="BodyText"/>
                <w:numPr>
                  <w:ilvl w:val="2"/>
                  <w:numId w:val="11"/>
                </w:numPr>
                <w:spacing w:after="0" w:line="240" w:lineRule="auto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lastRenderedPageBreak/>
                <w:t xml:space="preserve">Выполнение административных функций Системы, в том числе управление правами пользователей, должно быть вынесено на прикладной уровень (пользователь не может иметь одновременно доступ к правам администратора и правам пользователя) в виде отдельного автоматизированного рабочего места (АРМ) или модуля “Администрирования”. При этом их функциональность должна позволять осуществлять все необходимые при эксплуатации административные операции при исключении предоставления Администратору прав администратора СУБД и DBO или администратора сервера, а также использования средств системного администрирования (таких, как SQL Enterprise Manager, </w:t>
              </w:r>
              <w:proofErr w:type="spellStart"/>
              <w:r w:rsidRPr="001110B6">
                <w:rPr>
                  <w:rFonts w:ascii="Times New Roman" w:hAnsi="Times New Roman" w:cs="Times New Roman"/>
                  <w:lang w:val="en-US"/>
                </w:rPr>
                <w:t>pgAdmin</w:t>
              </w:r>
              <w:proofErr w:type="spellEnd"/>
              <w:r w:rsidRPr="001110B6">
                <w:rPr>
                  <w:rFonts w:ascii="Times New Roman" w:hAnsi="Times New Roman" w:cs="Times New Roman"/>
                </w:rPr>
                <w:t xml:space="preserve"> и т.д.).   </w:t>
              </w:r>
            </w:p>
            <w:p w14:paraId="6E710E7B" w14:textId="77777777" w:rsidR="00E94F32" w:rsidRPr="001110B6" w:rsidRDefault="00E94F32" w:rsidP="00E94F32">
              <w:pPr>
                <w:pStyle w:val="BodyText"/>
                <w:spacing w:after="0"/>
                <w:ind w:left="1440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АРМ «Администрирования» должен:</w:t>
              </w:r>
            </w:p>
            <w:p w14:paraId="02457455" w14:textId="77777777" w:rsidR="00E94F32" w:rsidRPr="001110B6" w:rsidRDefault="00E94F32" w:rsidP="00E94F32">
              <w:pPr>
                <w:pStyle w:val="BodyText"/>
                <w:numPr>
                  <w:ilvl w:val="0"/>
                  <w:numId w:val="21"/>
                </w:numPr>
                <w:spacing w:after="0" w:line="240" w:lineRule="auto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исключать ошибочные и преднамеренные несанкционированные действия администраторов Системы;</w:t>
              </w:r>
            </w:p>
            <w:p w14:paraId="3D8C86DE" w14:textId="77777777" w:rsidR="00E94F32" w:rsidRPr="001110B6" w:rsidRDefault="00E94F32" w:rsidP="00E94F32">
              <w:pPr>
                <w:pStyle w:val="BodyText"/>
                <w:numPr>
                  <w:ilvl w:val="0"/>
                  <w:numId w:val="21"/>
                </w:numPr>
                <w:spacing w:after="0" w:line="240" w:lineRule="auto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обеспечивать контроль и минимизацию их доступа к информации, обрабатываемой в системе;</w:t>
              </w:r>
            </w:p>
            <w:p w14:paraId="531ED003" w14:textId="77777777" w:rsidR="00E94F32" w:rsidRPr="001110B6" w:rsidRDefault="00E94F32" w:rsidP="00E94F32">
              <w:pPr>
                <w:pStyle w:val="BodyText"/>
                <w:numPr>
                  <w:ilvl w:val="0"/>
                  <w:numId w:val="21"/>
                </w:numPr>
                <w:spacing w:after="0" w:line="240" w:lineRule="auto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 xml:space="preserve">обеспечивать повышение общего уровня защищенности системы от внутренних и внешних угроз; </w:t>
              </w:r>
            </w:p>
            <w:p w14:paraId="601EDA01" w14:textId="77777777" w:rsidR="00E94F32" w:rsidRPr="001110B6" w:rsidRDefault="00E94F32" w:rsidP="00E94F32">
              <w:pPr>
                <w:pStyle w:val="BodyText"/>
                <w:numPr>
                  <w:ilvl w:val="0"/>
                  <w:numId w:val="21"/>
                </w:numPr>
                <w:spacing w:after="0" w:line="240" w:lineRule="auto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обеспечивать унификацию средств администрирования отдельных компонентов и Системы в целом, управления конфигурацией системы и ее изменениями.</w:t>
              </w:r>
            </w:p>
            <w:p w14:paraId="1A9E4D2E" w14:textId="77777777" w:rsidR="00E94F32" w:rsidRPr="001110B6" w:rsidRDefault="00E94F32" w:rsidP="00E94F32">
              <w:pPr>
                <w:pStyle w:val="BodyText"/>
                <w:numPr>
                  <w:ilvl w:val="2"/>
                  <w:numId w:val="11"/>
                </w:numPr>
                <w:spacing w:after="0" w:line="240" w:lineRule="auto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В случае, когда Система спроектирована таким образом, что позволяет производить настройку технологических цепочек и правил обработки информации, должен быть предусмотрен АРМ «Технолога системы».  Функциональность данного АРМ состоит в настройке и изменении технологических цепочек и правил обработки операций. Требования к данному АРМ аналогичны требованиям к АРМ Администратора системы.</w:t>
              </w:r>
            </w:p>
            <w:p w14:paraId="46039801" w14:textId="77777777" w:rsidR="00E94F32" w:rsidRPr="001110B6" w:rsidRDefault="00E94F32" w:rsidP="00E94F32">
              <w:pPr>
                <w:pStyle w:val="BodyText"/>
                <w:numPr>
                  <w:ilvl w:val="2"/>
                  <w:numId w:val="11"/>
                </w:numPr>
                <w:spacing w:after="0" w:line="240" w:lineRule="auto"/>
                <w:jc w:val="both"/>
                <w:rPr>
                  <w:rFonts w:ascii="Times New Roman" w:hAnsi="Times New Roman" w:cs="Times New Roman"/>
                </w:rPr>
              </w:pPr>
              <w:r w:rsidRPr="001110B6">
                <w:rPr>
                  <w:rFonts w:ascii="Times New Roman" w:hAnsi="Times New Roman" w:cs="Times New Roman"/>
                </w:rPr>
                <w:t>Пользователи, не обладающие бизнес-ролями (Администратор, Оператор, Аудитор и пр.), не должны иметь возможность изменения бизнес-данных Системы.</w:t>
              </w:r>
            </w:p>
          </w:sdtContent>
        </w:sdt>
        <w:p w14:paraId="12EB4458" w14:textId="77777777" w:rsidR="00E94F32" w:rsidRPr="001110B6" w:rsidRDefault="00E94F32" w:rsidP="00E94F32">
          <w:pPr>
            <w:pStyle w:val="ListParagraph"/>
            <w:ind w:left="709"/>
            <w:contextualSpacing w:val="0"/>
            <w:jc w:val="both"/>
            <w:rPr>
              <w:b/>
              <w:bCs/>
              <w:sz w:val="22"/>
              <w:szCs w:val="22"/>
            </w:rPr>
          </w:pPr>
        </w:p>
        <w:p w14:paraId="66A99F9C" w14:textId="77777777" w:rsidR="00E94F32" w:rsidRPr="001110B6" w:rsidRDefault="00E94F32" w:rsidP="00E94F32">
          <w:pPr>
            <w:pStyle w:val="ListParagraph"/>
            <w:numPr>
              <w:ilvl w:val="1"/>
              <w:numId w:val="11"/>
            </w:numPr>
            <w:contextualSpacing w:val="0"/>
            <w:jc w:val="both"/>
            <w:rPr>
              <w:b/>
              <w:bCs/>
              <w:sz w:val="22"/>
              <w:szCs w:val="22"/>
            </w:rPr>
          </w:pPr>
          <w:r w:rsidRPr="001110B6">
            <w:rPr>
              <w:b/>
              <w:bCs/>
              <w:sz w:val="22"/>
              <w:szCs w:val="22"/>
            </w:rPr>
            <w:t>Управление правами доступа</w:t>
          </w:r>
        </w:p>
        <w:p w14:paraId="145D13FE" w14:textId="77777777" w:rsidR="00E94F32" w:rsidRPr="001110B6" w:rsidRDefault="00E94F32" w:rsidP="00E94F32">
          <w:pPr>
            <w:pStyle w:val="ListParagraph"/>
            <w:ind w:left="1163"/>
            <w:contextualSpacing w:val="0"/>
            <w:jc w:val="both"/>
            <w:rPr>
              <w:b/>
              <w:bCs/>
              <w:sz w:val="22"/>
              <w:szCs w:val="22"/>
            </w:rPr>
          </w:pPr>
        </w:p>
        <w:p w14:paraId="51D4B577" w14:textId="77777777" w:rsidR="00E94F32" w:rsidRPr="001110B6" w:rsidRDefault="00E94F32" w:rsidP="00E94F32">
          <w:pPr>
            <w:pStyle w:val="BodyText"/>
            <w:spacing w:after="0"/>
            <w:ind w:firstLine="1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Реализация механизма управления правами доступа в Системе должна удовлетворять следующим требованиям:</w:t>
          </w:r>
        </w:p>
        <w:p w14:paraId="684266ED" w14:textId="77777777" w:rsidR="00E94F32" w:rsidRPr="001110B6" w:rsidRDefault="00E94F32" w:rsidP="00E94F32">
          <w:pPr>
            <w:pStyle w:val="BodyText"/>
            <w:numPr>
              <w:ilvl w:val="0"/>
              <w:numId w:val="14"/>
            </w:numPr>
            <w:spacing w:after="0" w:line="240" w:lineRule="auto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механизм распределения прав доступа к функциям Системы должен позволять предоставление пользователям прав, минимально необходимых для выполнения их функциональных обязанностей;</w:t>
          </w:r>
        </w:p>
        <w:p w14:paraId="567383FD" w14:textId="77777777" w:rsidR="00E94F32" w:rsidRPr="001110B6" w:rsidRDefault="00E94F32" w:rsidP="00E94F32">
          <w:pPr>
            <w:pStyle w:val="BodyText"/>
            <w:numPr>
              <w:ilvl w:val="0"/>
              <w:numId w:val="14"/>
            </w:numPr>
            <w:spacing w:after="0" w:line="240" w:lineRule="auto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архитектура и построение базы данных должны быть таковы, чтобы права пользователей в базе данных не превышали прав пользователей в прикладной системе;</w:t>
          </w:r>
        </w:p>
        <w:p w14:paraId="289B5E59" w14:textId="77777777" w:rsidR="00E94F32" w:rsidRPr="001110B6" w:rsidRDefault="00E94F32" w:rsidP="00E94F32">
          <w:pPr>
            <w:pStyle w:val="BodyText"/>
            <w:numPr>
              <w:ilvl w:val="0"/>
              <w:numId w:val="14"/>
            </w:numPr>
            <w:spacing w:after="0" w:line="240" w:lineRule="auto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механизм распределения прав доступа должен охватывать все операции пользователей над объектами системы. Все объекты системы и операции над ними должны охватываться механизмом распределения прав доступа;</w:t>
          </w:r>
        </w:p>
        <w:p w14:paraId="6B7F4336" w14:textId="77777777" w:rsidR="00E94F32" w:rsidRPr="001110B6" w:rsidRDefault="00E94F32" w:rsidP="00E94F32">
          <w:pPr>
            <w:pStyle w:val="BodyText"/>
            <w:numPr>
              <w:ilvl w:val="0"/>
              <w:numId w:val="14"/>
            </w:numPr>
            <w:spacing w:after="0" w:line="240" w:lineRule="auto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механизм разграничения прав доступа должен быть реализован на основе создания ролей в базе данных или прикладной системе. Доступ к объектам системы должен в явном виде разрешаться или запрещаться на основе атрибутов безопасности пользователя;</w:t>
          </w:r>
        </w:p>
        <w:p w14:paraId="0C426861" w14:textId="77777777" w:rsidR="00E94F32" w:rsidRPr="001110B6" w:rsidRDefault="00E94F32" w:rsidP="00E94F32">
          <w:pPr>
            <w:pStyle w:val="BodyText"/>
            <w:numPr>
              <w:ilvl w:val="0"/>
              <w:numId w:val="14"/>
            </w:numPr>
            <w:spacing w:after="0" w:line="240" w:lineRule="auto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механизм разграничения прав доступа должен обеспечивать возможность запуска сотрудником только разрешенных ему функций.</w:t>
          </w:r>
        </w:p>
        <w:p w14:paraId="6AAB0B28" w14:textId="77777777" w:rsidR="00E94F32" w:rsidRPr="001110B6" w:rsidRDefault="00E94F32" w:rsidP="00E94F32">
          <w:pPr>
            <w:pStyle w:val="ListParagraph"/>
            <w:ind w:left="709"/>
            <w:contextualSpacing w:val="0"/>
            <w:jc w:val="both"/>
            <w:rPr>
              <w:b/>
              <w:bCs/>
              <w:sz w:val="22"/>
              <w:szCs w:val="22"/>
            </w:rPr>
          </w:pPr>
        </w:p>
        <w:p w14:paraId="3ED7E708" w14:textId="77777777" w:rsidR="00E94F32" w:rsidRPr="001110B6" w:rsidRDefault="00E94F32" w:rsidP="00E94F32">
          <w:pPr>
            <w:pStyle w:val="ListParagraph"/>
            <w:numPr>
              <w:ilvl w:val="1"/>
              <w:numId w:val="11"/>
            </w:numPr>
            <w:contextualSpacing w:val="0"/>
            <w:jc w:val="both"/>
            <w:rPr>
              <w:b/>
              <w:bCs/>
              <w:sz w:val="22"/>
              <w:szCs w:val="22"/>
            </w:rPr>
          </w:pPr>
          <w:r w:rsidRPr="001110B6">
            <w:rPr>
              <w:b/>
              <w:bCs/>
              <w:sz w:val="22"/>
              <w:szCs w:val="22"/>
            </w:rPr>
            <w:t>Механизмы идентификации и аутентификации</w:t>
          </w:r>
        </w:p>
        <w:p w14:paraId="7BC6EE27" w14:textId="77777777" w:rsidR="00E94F32" w:rsidRPr="001110B6" w:rsidRDefault="00E94F32" w:rsidP="00E94F32">
          <w:pPr>
            <w:pStyle w:val="ListParagraph"/>
            <w:ind w:left="1163"/>
            <w:contextualSpacing w:val="0"/>
            <w:jc w:val="both"/>
            <w:rPr>
              <w:b/>
              <w:bCs/>
              <w:sz w:val="22"/>
              <w:szCs w:val="22"/>
            </w:rPr>
          </w:pPr>
        </w:p>
        <w:p w14:paraId="19AB3C9D" w14:textId="77777777" w:rsidR="00E94F32" w:rsidRPr="001110B6" w:rsidRDefault="00E94F32" w:rsidP="00E94F32">
          <w:pPr>
            <w:pStyle w:val="BodyText"/>
            <w:numPr>
              <w:ilvl w:val="2"/>
              <w:numId w:val="11"/>
            </w:numPr>
            <w:spacing w:after="0" w:line="240" w:lineRule="auto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lastRenderedPageBreak/>
            <w:t>Данные механизмы являются основой для функционирования механизмов управления доступом и аудита. После успешного прохождения пользователем соответствующих процедур:</w:t>
          </w:r>
        </w:p>
        <w:p w14:paraId="594122FC" w14:textId="77777777" w:rsidR="00E94F32" w:rsidRPr="001110B6" w:rsidRDefault="00E94F32" w:rsidP="00E94F32">
          <w:pPr>
            <w:pStyle w:val="BodyText"/>
            <w:numPr>
              <w:ilvl w:val="0"/>
              <w:numId w:val="15"/>
            </w:numPr>
            <w:spacing w:after="0" w:line="240" w:lineRule="auto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пользователю предоставляются закрепленные за ним права доступа к информации и функциям Системы;</w:t>
          </w:r>
        </w:p>
        <w:p w14:paraId="32E7F01E" w14:textId="77777777" w:rsidR="00E94F32" w:rsidRPr="001110B6" w:rsidRDefault="00E94F32" w:rsidP="00E94F32">
          <w:pPr>
            <w:pStyle w:val="BodyText"/>
            <w:numPr>
              <w:ilvl w:val="0"/>
              <w:numId w:val="15"/>
            </w:numPr>
            <w:spacing w:after="0" w:line="240" w:lineRule="auto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действия пользователя регистрируются средствами подсистемы аудита;</w:t>
          </w:r>
        </w:p>
        <w:p w14:paraId="06F38F2F" w14:textId="77777777" w:rsidR="00E94F32" w:rsidRPr="001110B6" w:rsidRDefault="00E94F32" w:rsidP="00E94F32">
          <w:pPr>
            <w:pStyle w:val="BodyText"/>
            <w:numPr>
              <w:ilvl w:val="2"/>
              <w:numId w:val="11"/>
            </w:numPr>
            <w:spacing w:after="0" w:line="240" w:lineRule="auto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Реализация механизмов идентификации и аутентификации пользователя должна удовлетворять следующим требованиям:</w:t>
          </w:r>
        </w:p>
        <w:p w14:paraId="48C8C136" w14:textId="77777777" w:rsidR="00E94F32" w:rsidRPr="001110B6" w:rsidRDefault="00E94F32" w:rsidP="00E94F32">
          <w:pPr>
            <w:pStyle w:val="BodyText"/>
            <w:numPr>
              <w:ilvl w:val="3"/>
              <w:numId w:val="11"/>
            </w:numPr>
            <w:tabs>
              <w:tab w:val="num" w:pos="4014"/>
            </w:tabs>
            <w:spacing w:after="0" w:line="240" w:lineRule="auto"/>
            <w:ind w:left="1701" w:hanging="731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Доступ к информации и функциям Системы должен предоставляться пользователю только после предъявления уникального персонифицированного идентификатора (имени) пользователя и проведения процедуры аутентификации на основе некоторой вводимой пользователем информации (пароль, ключи);</w:t>
          </w:r>
        </w:p>
        <w:p w14:paraId="58A904DD" w14:textId="77777777" w:rsidR="00E94F32" w:rsidRPr="001110B6" w:rsidRDefault="00E94F32" w:rsidP="00E94F32">
          <w:pPr>
            <w:pStyle w:val="BodyText"/>
            <w:numPr>
              <w:ilvl w:val="3"/>
              <w:numId w:val="11"/>
            </w:numPr>
            <w:tabs>
              <w:tab w:val="num" w:pos="4014"/>
            </w:tabs>
            <w:spacing w:after="0" w:line="240" w:lineRule="auto"/>
            <w:ind w:left="1701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Должны быть обеспечены возможность определения авторства каждой операции в Системе и отсутствие неавторизованных операций на основе уникальных персонифицированных идентификаторов каждого пользователя, процедуры аутентификации и протоколирования действий пользователей в журналах аудита;</w:t>
          </w:r>
        </w:p>
        <w:p w14:paraId="672C80BA" w14:textId="77777777" w:rsidR="00E94F32" w:rsidRPr="001110B6" w:rsidRDefault="00E94F32" w:rsidP="00E94F32">
          <w:pPr>
            <w:pStyle w:val="BodyText"/>
            <w:numPr>
              <w:ilvl w:val="3"/>
              <w:numId w:val="11"/>
            </w:numPr>
            <w:tabs>
              <w:tab w:val="num" w:pos="4014"/>
            </w:tabs>
            <w:spacing w:after="0" w:line="240" w:lineRule="auto"/>
            <w:ind w:left="1701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Должна иметься развитая система управления аутентификационной информацией пользователей (паролями, ключами) и механизмы контроля за ее качеством и использованием, обладающие следующими характеристиками:</w:t>
          </w:r>
        </w:p>
        <w:p w14:paraId="315355BC" w14:textId="77777777" w:rsidR="00E94F32" w:rsidRPr="001110B6" w:rsidRDefault="00E94F32" w:rsidP="00E94F32">
          <w:pPr>
            <w:pStyle w:val="BodyText"/>
            <w:numPr>
              <w:ilvl w:val="1"/>
              <w:numId w:val="8"/>
            </w:numPr>
            <w:tabs>
              <w:tab w:val="clear" w:pos="2574"/>
              <w:tab w:val="num" w:pos="993"/>
            </w:tabs>
            <w:spacing w:after="0" w:line="240" w:lineRule="auto"/>
            <w:ind w:left="1843" w:firstLine="142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 xml:space="preserve">длина пароля не менее 12 символов; </w:t>
          </w:r>
        </w:p>
        <w:p w14:paraId="650CD1EE" w14:textId="77777777" w:rsidR="00E94F32" w:rsidRPr="001110B6" w:rsidRDefault="00E94F32" w:rsidP="00E94F32">
          <w:pPr>
            <w:pStyle w:val="BodyText"/>
            <w:numPr>
              <w:ilvl w:val="1"/>
              <w:numId w:val="8"/>
            </w:numPr>
            <w:tabs>
              <w:tab w:val="clear" w:pos="2574"/>
              <w:tab w:val="num" w:pos="993"/>
            </w:tabs>
            <w:spacing w:after="0" w:line="240" w:lineRule="auto"/>
            <w:ind w:left="1843" w:firstLine="142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 xml:space="preserve">периодическая принудительная смена паролей не реже, чем раз в 80 дней; </w:t>
          </w:r>
        </w:p>
        <w:p w14:paraId="37DE7FFD" w14:textId="77777777" w:rsidR="00E94F32" w:rsidRPr="001110B6" w:rsidRDefault="00E94F32" w:rsidP="00E94F32">
          <w:pPr>
            <w:pStyle w:val="BodyText"/>
            <w:numPr>
              <w:ilvl w:val="1"/>
              <w:numId w:val="8"/>
            </w:numPr>
            <w:tabs>
              <w:tab w:val="clear" w:pos="2574"/>
              <w:tab w:val="num" w:pos="993"/>
            </w:tabs>
            <w:spacing w:after="0" w:line="240" w:lineRule="auto"/>
            <w:ind w:left="1843" w:firstLine="142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возможность установки администратором признака принудительной смены пароля пользователя при следующем входе пользователя в систему;</w:t>
          </w:r>
        </w:p>
        <w:p w14:paraId="6DE0CF4B" w14:textId="77777777" w:rsidR="00E94F32" w:rsidRPr="001110B6" w:rsidRDefault="00E94F32" w:rsidP="00E94F32">
          <w:pPr>
            <w:pStyle w:val="BodyText"/>
            <w:numPr>
              <w:ilvl w:val="1"/>
              <w:numId w:val="8"/>
            </w:numPr>
            <w:tabs>
              <w:tab w:val="clear" w:pos="2574"/>
              <w:tab w:val="num" w:pos="993"/>
            </w:tabs>
            <w:spacing w:after="0" w:line="240" w:lineRule="auto"/>
            <w:ind w:left="1843" w:firstLine="142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возможность самостоятельного изменения пользователями своего пароля в любое время;</w:t>
          </w:r>
        </w:p>
        <w:p w14:paraId="647D6DE6" w14:textId="77777777" w:rsidR="00E94F32" w:rsidRPr="001110B6" w:rsidRDefault="00E94F32" w:rsidP="00E94F32">
          <w:pPr>
            <w:pStyle w:val="BodyText"/>
            <w:numPr>
              <w:ilvl w:val="1"/>
              <w:numId w:val="8"/>
            </w:numPr>
            <w:tabs>
              <w:tab w:val="clear" w:pos="2574"/>
            </w:tabs>
            <w:spacing w:after="0" w:line="240" w:lineRule="auto"/>
            <w:ind w:left="2142" w:hanging="157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автоматической установкой новому пользователю пароля, задаваемого администратором системы. Администратор лично сообщает пользователю, установленный ему транспортный пароль. Указанный пароль может быть использован только один раз.</w:t>
          </w:r>
        </w:p>
        <w:p w14:paraId="3AEE01EC" w14:textId="77777777" w:rsidR="00E94F32" w:rsidRPr="001110B6" w:rsidRDefault="00E94F32" w:rsidP="00E94F32">
          <w:pPr>
            <w:pStyle w:val="BodyText"/>
            <w:numPr>
              <w:ilvl w:val="1"/>
              <w:numId w:val="8"/>
            </w:numPr>
            <w:tabs>
              <w:tab w:val="clear" w:pos="2574"/>
              <w:tab w:val="num" w:pos="993"/>
            </w:tabs>
            <w:spacing w:after="0" w:line="240" w:lineRule="auto"/>
            <w:ind w:left="1843" w:firstLine="142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предоставление доступа к информации при первом входе пользователя в Системе только после смены им пароля, установленного администратором, на его личный (“боевой”) пароль;</w:t>
          </w:r>
        </w:p>
        <w:p w14:paraId="57CC8DC1" w14:textId="77777777" w:rsidR="00E94F32" w:rsidRPr="001110B6" w:rsidRDefault="00E94F32" w:rsidP="00E94F32">
          <w:pPr>
            <w:pStyle w:val="BodyText"/>
            <w:numPr>
              <w:ilvl w:val="1"/>
              <w:numId w:val="8"/>
            </w:numPr>
            <w:tabs>
              <w:tab w:val="clear" w:pos="2574"/>
              <w:tab w:val="num" w:pos="993"/>
            </w:tabs>
            <w:spacing w:after="0" w:line="240" w:lineRule="auto"/>
            <w:ind w:left="1843" w:firstLine="142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хранение парольной “истории” пользователя, т.е. списка контрольных значений (хэш-сумм) нескольких предыдущих паролей пользователя (рекомендуется хранить пять хэш-сумм), и невозможность при смене пароля выбора пароля из этого списка;</w:t>
          </w:r>
        </w:p>
        <w:p w14:paraId="5D6708D7" w14:textId="77777777" w:rsidR="00E94F32" w:rsidRPr="001110B6" w:rsidRDefault="00E94F32" w:rsidP="00E94F32">
          <w:pPr>
            <w:pStyle w:val="BodyText"/>
            <w:numPr>
              <w:ilvl w:val="1"/>
              <w:numId w:val="8"/>
            </w:numPr>
            <w:tabs>
              <w:tab w:val="clear" w:pos="2574"/>
            </w:tabs>
            <w:spacing w:after="0" w:line="240" w:lineRule="auto"/>
            <w:ind w:left="2128" w:hanging="143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проводится анализ качества выбираемых пользователями паролей, либо система должна сама назначать пользователям легко запоминающиеся пароли с достаточным уровнем энтропии, но не повторяющихся у разных пользователей;</w:t>
          </w:r>
        </w:p>
        <w:p w14:paraId="54CB173E" w14:textId="77777777" w:rsidR="00E94F32" w:rsidRPr="001110B6" w:rsidRDefault="00E94F32" w:rsidP="00E94F32">
          <w:pPr>
            <w:pStyle w:val="BodyText"/>
            <w:numPr>
              <w:ilvl w:val="1"/>
              <w:numId w:val="8"/>
            </w:numPr>
            <w:tabs>
              <w:tab w:val="clear" w:pos="2574"/>
              <w:tab w:val="num" w:pos="993"/>
            </w:tabs>
            <w:spacing w:after="0" w:line="240" w:lineRule="auto"/>
            <w:ind w:left="1843" w:firstLine="142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при вводе пароля пользователем на запрос системы выполняется маскирование, на экране не отображаются символы (отображается только маскирующие символы);</w:t>
          </w:r>
        </w:p>
        <w:p w14:paraId="0E477806" w14:textId="77777777" w:rsidR="00E94F32" w:rsidRPr="001110B6" w:rsidRDefault="00E94F32" w:rsidP="00E94F32">
          <w:pPr>
            <w:pStyle w:val="BodyText"/>
            <w:numPr>
              <w:ilvl w:val="1"/>
              <w:numId w:val="8"/>
            </w:numPr>
            <w:tabs>
              <w:tab w:val="clear" w:pos="2574"/>
              <w:tab w:val="num" w:pos="993"/>
            </w:tabs>
            <w:spacing w:after="0" w:line="240" w:lineRule="auto"/>
            <w:ind w:left="1843" w:firstLine="142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пароли хранятся в системе и передаются по каналу связи от клиента серверу в формате и способом, исключающим возможность перехвата (используется защищенный канал) и восстановления (из хэш-суммы);</w:t>
          </w:r>
        </w:p>
        <w:p w14:paraId="66D43121" w14:textId="77777777" w:rsidR="00E94F32" w:rsidRPr="001110B6" w:rsidRDefault="00E94F32" w:rsidP="00E94F32">
          <w:pPr>
            <w:pStyle w:val="BodyText"/>
            <w:numPr>
              <w:ilvl w:val="1"/>
              <w:numId w:val="8"/>
            </w:numPr>
            <w:tabs>
              <w:tab w:val="clear" w:pos="2574"/>
              <w:tab w:val="num" w:pos="993"/>
            </w:tabs>
            <w:spacing w:after="0" w:line="240" w:lineRule="auto"/>
            <w:ind w:left="1843" w:firstLine="142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перехваченная передаваемая по каналу связи аутентифицирующая информация не должна позволять осуществлять вход в Систему через прикладную систему.</w:t>
          </w:r>
        </w:p>
        <w:p w14:paraId="756DAC9B" w14:textId="77777777" w:rsidR="00E94F32" w:rsidRPr="001110B6" w:rsidRDefault="00E94F32" w:rsidP="00E94F32">
          <w:pPr>
            <w:pStyle w:val="BodyText"/>
            <w:numPr>
              <w:ilvl w:val="2"/>
              <w:numId w:val="11"/>
            </w:numPr>
            <w:spacing w:after="0" w:line="240" w:lineRule="auto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Для хранения паролей и ключей пользователей предпочтительным является использование надежных и защищенных носителей (</w:t>
          </w:r>
          <w:proofErr w:type="spellStart"/>
          <w:r w:rsidRPr="001110B6">
            <w:rPr>
              <w:rFonts w:ascii="Times New Roman" w:hAnsi="Times New Roman" w:cs="Times New Roman"/>
            </w:rPr>
            <w:t>smart</w:t>
          </w:r>
          <w:proofErr w:type="spellEnd"/>
          <w:r w:rsidRPr="001110B6">
            <w:rPr>
              <w:rFonts w:ascii="Times New Roman" w:hAnsi="Times New Roman" w:cs="Times New Roman"/>
            </w:rPr>
            <w:t xml:space="preserve"> </w:t>
          </w:r>
          <w:proofErr w:type="spellStart"/>
          <w:r w:rsidRPr="001110B6">
            <w:rPr>
              <w:rFonts w:ascii="Times New Roman" w:hAnsi="Times New Roman" w:cs="Times New Roman"/>
            </w:rPr>
            <w:t>card</w:t>
          </w:r>
          <w:proofErr w:type="spellEnd"/>
          <w:r w:rsidRPr="001110B6">
            <w:rPr>
              <w:rFonts w:ascii="Times New Roman" w:hAnsi="Times New Roman" w:cs="Times New Roman"/>
            </w:rPr>
            <w:t xml:space="preserve">, </w:t>
          </w:r>
          <w:proofErr w:type="spellStart"/>
          <w:r w:rsidRPr="001110B6">
            <w:rPr>
              <w:rFonts w:ascii="Times New Roman" w:hAnsi="Times New Roman" w:cs="Times New Roman"/>
            </w:rPr>
            <w:t>touch</w:t>
          </w:r>
          <w:proofErr w:type="spellEnd"/>
          <w:r w:rsidRPr="001110B6">
            <w:rPr>
              <w:rFonts w:ascii="Times New Roman" w:hAnsi="Times New Roman" w:cs="Times New Roman"/>
            </w:rPr>
            <w:t xml:space="preserve"> </w:t>
          </w:r>
          <w:proofErr w:type="spellStart"/>
          <w:r w:rsidRPr="001110B6">
            <w:rPr>
              <w:rFonts w:ascii="Times New Roman" w:hAnsi="Times New Roman" w:cs="Times New Roman"/>
            </w:rPr>
            <w:t>memory</w:t>
          </w:r>
          <w:proofErr w:type="spellEnd"/>
          <w:r w:rsidRPr="001110B6">
            <w:rPr>
              <w:rFonts w:ascii="Times New Roman" w:hAnsi="Times New Roman" w:cs="Times New Roman"/>
            </w:rPr>
            <w:t xml:space="preserve">, </w:t>
          </w:r>
          <w:r w:rsidRPr="001110B6">
            <w:rPr>
              <w:rFonts w:ascii="Times New Roman" w:hAnsi="Times New Roman" w:cs="Times New Roman"/>
              <w:lang w:val="en-US"/>
            </w:rPr>
            <w:t>TPM</w:t>
          </w:r>
          <w:r w:rsidRPr="001110B6">
            <w:rPr>
              <w:rFonts w:ascii="Times New Roman" w:hAnsi="Times New Roman" w:cs="Times New Roman"/>
            </w:rPr>
            <w:t xml:space="preserve"> и </w:t>
          </w:r>
          <w:r w:rsidRPr="001110B6">
            <w:rPr>
              <w:rFonts w:ascii="Times New Roman" w:hAnsi="Times New Roman" w:cs="Times New Roman"/>
            </w:rPr>
            <w:lastRenderedPageBreak/>
            <w:t>т.д.), которые обеспечивают случайно генерируемые автоматически и неизвестные самому пользователю последовательности (ключи/пароли).</w:t>
          </w:r>
        </w:p>
        <w:p w14:paraId="0B83AC8D" w14:textId="77777777" w:rsidR="00E94F32" w:rsidRPr="001110B6" w:rsidRDefault="00E94F32" w:rsidP="00E94F32">
          <w:pPr>
            <w:pStyle w:val="BodyText"/>
            <w:numPr>
              <w:ilvl w:val="2"/>
              <w:numId w:val="11"/>
            </w:numPr>
            <w:spacing w:after="0" w:line="240" w:lineRule="auto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Взаимодействие со внешними системами должно обеспечивать строгую аутентификацию и авторизацию с использованием протокола TLSv1.2 (и выше) с контролем клиентского и серверного сертификатов, с обязательной проверкой правомерности использования конкретного клиентского сертификата при обращении к конкретным сервисам.</w:t>
          </w:r>
        </w:p>
        <w:p w14:paraId="557F429C" w14:textId="77777777" w:rsidR="00E94F32" w:rsidRPr="001110B6" w:rsidRDefault="00E94F32" w:rsidP="00E94F32">
          <w:pPr>
            <w:pStyle w:val="BodyText"/>
            <w:numPr>
              <w:ilvl w:val="2"/>
              <w:numId w:val="11"/>
            </w:numPr>
            <w:spacing w:after="0" w:line="240" w:lineRule="auto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При взаимодействии со внешними системами должна поддерживаться возможность контроля доступа к собственным интерфейсам на уровне сервисов и конкретных операций, реализуемых сервисом.</w:t>
          </w:r>
        </w:p>
        <w:p w14:paraId="0E2B4D04" w14:textId="77777777" w:rsidR="00E94F32" w:rsidRPr="001110B6" w:rsidRDefault="00E94F32" w:rsidP="00E94F32">
          <w:pPr>
            <w:pStyle w:val="ListParagraph"/>
            <w:ind w:left="709"/>
            <w:contextualSpacing w:val="0"/>
            <w:jc w:val="both"/>
            <w:rPr>
              <w:b/>
              <w:bCs/>
              <w:sz w:val="22"/>
              <w:szCs w:val="22"/>
            </w:rPr>
          </w:pPr>
        </w:p>
        <w:p w14:paraId="2E364CF9" w14:textId="77777777" w:rsidR="00E94F32" w:rsidRPr="001110B6" w:rsidRDefault="00E94F32" w:rsidP="00E94F32">
          <w:pPr>
            <w:pStyle w:val="ListParagraph"/>
            <w:numPr>
              <w:ilvl w:val="1"/>
              <w:numId w:val="11"/>
            </w:numPr>
            <w:ind w:hanging="454"/>
            <w:contextualSpacing w:val="0"/>
            <w:jc w:val="both"/>
            <w:rPr>
              <w:b/>
              <w:bCs/>
              <w:sz w:val="22"/>
              <w:szCs w:val="22"/>
            </w:rPr>
          </w:pPr>
          <w:r w:rsidRPr="001110B6">
            <w:rPr>
              <w:b/>
              <w:bCs/>
              <w:sz w:val="22"/>
              <w:szCs w:val="22"/>
            </w:rPr>
            <w:t>Защита от НСД</w:t>
          </w:r>
        </w:p>
        <w:p w14:paraId="7433C0F9" w14:textId="77777777" w:rsidR="00E94F32" w:rsidRPr="001110B6" w:rsidRDefault="00E94F32" w:rsidP="00E94F32">
          <w:pPr>
            <w:pStyle w:val="ListParagraph"/>
            <w:ind w:left="1163"/>
            <w:contextualSpacing w:val="0"/>
            <w:jc w:val="both"/>
            <w:rPr>
              <w:b/>
              <w:bCs/>
              <w:sz w:val="22"/>
              <w:szCs w:val="22"/>
            </w:rPr>
          </w:pPr>
        </w:p>
        <w:p w14:paraId="007F0C78" w14:textId="77777777" w:rsidR="00E94F32" w:rsidRPr="001110B6" w:rsidRDefault="00E94F32" w:rsidP="00E94F32">
          <w:pPr>
            <w:pStyle w:val="BodyText"/>
            <w:numPr>
              <w:ilvl w:val="2"/>
              <w:numId w:val="11"/>
            </w:numPr>
            <w:spacing w:after="0" w:line="240" w:lineRule="auto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Для обеспечения защиты от несанкционированного доступа (НСД) Система должна удовлетворять следующим требованиям:</w:t>
          </w:r>
        </w:p>
        <w:p w14:paraId="250DFC63" w14:textId="77777777" w:rsidR="00E94F32" w:rsidRPr="001110B6" w:rsidRDefault="00E94F32" w:rsidP="00E94F32">
          <w:pPr>
            <w:pStyle w:val="BodyText"/>
            <w:numPr>
              <w:ilvl w:val="0"/>
              <w:numId w:val="22"/>
            </w:numPr>
            <w:spacing w:after="0" w:line="240" w:lineRule="auto"/>
            <w:ind w:left="2072" w:hanging="229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  <w:iCs/>
            </w:rPr>
            <w:t>Функциональная полнота</w:t>
          </w:r>
          <w:r w:rsidRPr="001110B6">
            <w:rPr>
              <w:rFonts w:ascii="Times New Roman" w:hAnsi="Times New Roman" w:cs="Times New Roman"/>
            </w:rPr>
            <w:t xml:space="preserve"> - Выполнение всех функций Системы должно осуществляться штатными средствами самой системы (т.е. без необходимости запуска вспомогательных программ, внешних текстовых редакторов и т.д.) обеспечивая отсутствие необходимости в запуске на АРМ нештатных программных средств.</w:t>
          </w:r>
        </w:p>
        <w:p w14:paraId="24981C90" w14:textId="77777777" w:rsidR="00E94F32" w:rsidRPr="001110B6" w:rsidRDefault="00E94F32" w:rsidP="00E94F32">
          <w:pPr>
            <w:pStyle w:val="BodyText"/>
            <w:numPr>
              <w:ilvl w:val="0"/>
              <w:numId w:val="22"/>
            </w:numPr>
            <w:spacing w:after="0" w:line="240" w:lineRule="auto"/>
            <w:ind w:left="2072" w:hanging="229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  <w:iCs/>
            </w:rPr>
            <w:t>Функциональная замкнутость</w:t>
          </w:r>
          <w:r w:rsidRPr="001110B6">
            <w:rPr>
              <w:rFonts w:ascii="Times New Roman" w:hAnsi="Times New Roman" w:cs="Times New Roman"/>
            </w:rPr>
            <w:t xml:space="preserve"> - Допускается использование внешних программных средств только в том случае, если их вызов не создает предпосылок к нарушению защиты (расширенные возможности по работе с файловой системой, возможность создания исполняемого программного кода, возможность запуска из данных средств нештатных программ и т.д.).</w:t>
          </w:r>
        </w:p>
        <w:p w14:paraId="7A8C80EF" w14:textId="77777777" w:rsidR="00E94F32" w:rsidRPr="001110B6" w:rsidRDefault="00E94F32" w:rsidP="00E94F32">
          <w:pPr>
            <w:pStyle w:val="BodyText"/>
            <w:numPr>
              <w:ilvl w:val="0"/>
              <w:numId w:val="22"/>
            </w:numPr>
            <w:spacing w:after="0" w:line="240" w:lineRule="auto"/>
            <w:ind w:left="2072" w:hanging="229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 xml:space="preserve">При попытке подбора паролей при входе в систему (неправильный ввод пароля </w:t>
          </w:r>
          <w:r w:rsidRPr="001110B6">
            <w:rPr>
              <w:rFonts w:ascii="Times New Roman" w:hAnsi="Times New Roman" w:cs="Times New Roman"/>
              <w:lang w:val="en-US"/>
            </w:rPr>
            <w:t>N</w:t>
          </w:r>
          <w:r w:rsidRPr="001110B6">
            <w:rPr>
              <w:rFonts w:ascii="Times New Roman" w:hAnsi="Times New Roman" w:cs="Times New Roman"/>
            </w:rPr>
            <w:t xml:space="preserve"> раз подряд) система должна блокировать работу пользователя (на определенный временной промежуток), и присылать уведомление согласно списку рассылки, о попытке НСД, в том числе данное событие должно регистрироваться в журнале аудита; также в журнале аудита должен фиксироваться все попытки аутентификации.</w:t>
          </w:r>
        </w:p>
        <w:p w14:paraId="7B3B575B" w14:textId="77777777" w:rsidR="00E94F32" w:rsidRPr="001110B6" w:rsidRDefault="00E94F32" w:rsidP="00E94F32">
          <w:pPr>
            <w:pStyle w:val="BodyText"/>
            <w:numPr>
              <w:ilvl w:val="0"/>
              <w:numId w:val="22"/>
            </w:numPr>
            <w:spacing w:after="0" w:line="240" w:lineRule="auto"/>
            <w:ind w:left="2072" w:hanging="229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Должна обеспечиваться защита от НСД рабочего места, оставленного пользователем без надзора во время работы приложений, с помощью программы «хранителя» экрана, активизирующейся через некоторый интервал неактивности пользователя или по нажатию «горячих» клавиш и требующей ввода пароля при попытке доступа в систему.</w:t>
          </w:r>
        </w:p>
        <w:p w14:paraId="2E933053" w14:textId="77777777" w:rsidR="00E94F32" w:rsidRPr="001110B6" w:rsidRDefault="00E94F32" w:rsidP="00E94F32">
          <w:pPr>
            <w:pStyle w:val="ListParagraph"/>
            <w:ind w:left="709"/>
            <w:contextualSpacing w:val="0"/>
            <w:jc w:val="both"/>
            <w:rPr>
              <w:b/>
              <w:bCs/>
              <w:sz w:val="22"/>
              <w:szCs w:val="22"/>
            </w:rPr>
          </w:pPr>
        </w:p>
        <w:p w14:paraId="5FB1BA24" w14:textId="77777777" w:rsidR="00E94F32" w:rsidRPr="001110B6" w:rsidRDefault="00E94F32" w:rsidP="00E94F32">
          <w:pPr>
            <w:pStyle w:val="ListParagraph"/>
            <w:numPr>
              <w:ilvl w:val="1"/>
              <w:numId w:val="11"/>
            </w:numPr>
            <w:contextualSpacing w:val="0"/>
            <w:jc w:val="both"/>
            <w:rPr>
              <w:b/>
              <w:bCs/>
              <w:sz w:val="22"/>
              <w:szCs w:val="22"/>
            </w:rPr>
          </w:pPr>
          <w:r w:rsidRPr="001110B6">
            <w:rPr>
              <w:b/>
              <w:bCs/>
              <w:sz w:val="22"/>
              <w:szCs w:val="22"/>
            </w:rPr>
            <w:t>Аудит</w:t>
          </w:r>
        </w:p>
        <w:p w14:paraId="403ED6B0" w14:textId="77777777" w:rsidR="00E94F32" w:rsidRPr="001110B6" w:rsidRDefault="00E94F32" w:rsidP="00E94F32">
          <w:pPr>
            <w:pStyle w:val="ListParagraph"/>
            <w:ind w:left="1163"/>
            <w:contextualSpacing w:val="0"/>
            <w:jc w:val="both"/>
            <w:rPr>
              <w:b/>
              <w:bCs/>
              <w:sz w:val="22"/>
              <w:szCs w:val="22"/>
            </w:rPr>
          </w:pPr>
        </w:p>
        <w:p w14:paraId="45BEEF16" w14:textId="77777777" w:rsidR="00E94F32" w:rsidRPr="001110B6" w:rsidRDefault="00E94F32" w:rsidP="00E94F32">
          <w:pPr>
            <w:pStyle w:val="BodyText"/>
            <w:numPr>
              <w:ilvl w:val="2"/>
              <w:numId w:val="11"/>
            </w:numPr>
            <w:spacing w:after="0" w:line="240" w:lineRule="auto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В Системе должен быть реализован недоступный на редактирование администратору и пользователям механизм аудита. Управление журналом (очистка за определенный промежуток времени, настройка списка протоколируемых операций и т.д.) должно осуществляться администратором системы. При этом все действия администратора по управлению журналом аудита должны также фиксироваться в журнале аудита.</w:t>
          </w:r>
        </w:p>
        <w:p w14:paraId="48E6EDF7" w14:textId="77777777" w:rsidR="00E94F32" w:rsidRPr="001110B6" w:rsidRDefault="00E94F32" w:rsidP="00E94F32">
          <w:pPr>
            <w:pStyle w:val="BodyText"/>
            <w:numPr>
              <w:ilvl w:val="2"/>
              <w:numId w:val="11"/>
            </w:numPr>
            <w:spacing w:after="0" w:line="240" w:lineRule="auto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Реализация механизма аудита должна удовлетворять следующим требованиям:</w:t>
          </w:r>
        </w:p>
        <w:p w14:paraId="5E4407CD" w14:textId="77777777" w:rsidR="00E94F32" w:rsidRPr="001110B6" w:rsidRDefault="00E94F32" w:rsidP="00E94F32">
          <w:pPr>
            <w:pStyle w:val="BodyText"/>
            <w:numPr>
              <w:ilvl w:val="2"/>
              <w:numId w:val="23"/>
            </w:numPr>
            <w:tabs>
              <w:tab w:val="num" w:pos="3294"/>
            </w:tabs>
            <w:spacing w:after="0" w:line="240" w:lineRule="auto"/>
            <w:ind w:hanging="264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информация в журналах должна представляться в структурированном виде в терминах предметной области;</w:t>
          </w:r>
        </w:p>
        <w:p w14:paraId="72EC32F7" w14:textId="77777777" w:rsidR="00E94F32" w:rsidRPr="001110B6" w:rsidRDefault="00E94F32" w:rsidP="00E94F32">
          <w:pPr>
            <w:pStyle w:val="BodyText"/>
            <w:numPr>
              <w:ilvl w:val="2"/>
              <w:numId w:val="23"/>
            </w:numPr>
            <w:tabs>
              <w:tab w:val="num" w:pos="3294"/>
            </w:tabs>
            <w:spacing w:after="0" w:line="240" w:lineRule="auto"/>
            <w:ind w:hanging="264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при протоколировании событий в журналах должно фиксироваться время прикладного сервера;</w:t>
          </w:r>
        </w:p>
        <w:p w14:paraId="6A6C125B" w14:textId="77777777" w:rsidR="00E94F32" w:rsidRPr="001110B6" w:rsidRDefault="00E94F32" w:rsidP="00E94F32">
          <w:pPr>
            <w:pStyle w:val="BodyText"/>
            <w:numPr>
              <w:ilvl w:val="2"/>
              <w:numId w:val="23"/>
            </w:numPr>
            <w:tabs>
              <w:tab w:val="num" w:pos="3294"/>
            </w:tabs>
            <w:spacing w:after="0" w:line="240" w:lineRule="auto"/>
            <w:ind w:hanging="264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должна быть исключена возможность редактирования, отключения и удаления журнала аудита средствами системы;</w:t>
          </w:r>
        </w:p>
        <w:p w14:paraId="4F092B2A" w14:textId="77777777" w:rsidR="00E94F32" w:rsidRPr="001110B6" w:rsidRDefault="00E94F32" w:rsidP="00E94F32">
          <w:pPr>
            <w:pStyle w:val="BodyText"/>
            <w:numPr>
              <w:ilvl w:val="2"/>
              <w:numId w:val="23"/>
            </w:numPr>
            <w:tabs>
              <w:tab w:val="num" w:pos="3294"/>
            </w:tabs>
            <w:spacing w:after="0" w:line="240" w:lineRule="auto"/>
            <w:ind w:hanging="264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lastRenderedPageBreak/>
            <w:t>должны быть предусмотрены средства системы для очистки журнала аудита за определенный промежуток времени (но не включая в него 2-3 последних месяца) с фиксацией данного события в журнале аудита;</w:t>
          </w:r>
        </w:p>
        <w:p w14:paraId="2DC9B8A2" w14:textId="77777777" w:rsidR="00E94F32" w:rsidRPr="001110B6" w:rsidRDefault="00E94F32" w:rsidP="00E94F32">
          <w:pPr>
            <w:pStyle w:val="BodyText"/>
            <w:numPr>
              <w:ilvl w:val="2"/>
              <w:numId w:val="23"/>
            </w:numPr>
            <w:tabs>
              <w:tab w:val="num" w:pos="3294"/>
            </w:tabs>
            <w:spacing w:after="0" w:line="240" w:lineRule="auto"/>
            <w:ind w:hanging="264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должна быть исключена возможность очистки средствами системы журнала аудита до его архивирования или распечатки;</w:t>
          </w:r>
        </w:p>
        <w:p w14:paraId="2EBCF88B" w14:textId="77777777" w:rsidR="00E94F32" w:rsidRPr="001110B6" w:rsidRDefault="00E94F32" w:rsidP="00E94F32">
          <w:pPr>
            <w:pStyle w:val="BodyText"/>
            <w:numPr>
              <w:ilvl w:val="2"/>
              <w:numId w:val="23"/>
            </w:numPr>
            <w:tabs>
              <w:tab w:val="num" w:pos="3294"/>
            </w:tabs>
            <w:spacing w:after="0" w:line="240" w:lineRule="auto"/>
            <w:ind w:hanging="264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 xml:space="preserve">аудит и журналирование также должны проводиться при работе системы в пилотной зоне и/или режиме </w:t>
          </w:r>
          <w:proofErr w:type="spellStart"/>
          <w:r w:rsidRPr="001110B6">
            <w:rPr>
              <w:rFonts w:ascii="Times New Roman" w:hAnsi="Times New Roman" w:cs="Times New Roman"/>
            </w:rPr>
            <w:t>Stand</w:t>
          </w:r>
          <w:proofErr w:type="spellEnd"/>
          <w:r w:rsidRPr="001110B6">
            <w:rPr>
              <w:rFonts w:ascii="Times New Roman" w:hAnsi="Times New Roman" w:cs="Times New Roman"/>
            </w:rPr>
            <w:t xml:space="preserve"> In;</w:t>
          </w:r>
        </w:p>
        <w:p w14:paraId="2297B03C" w14:textId="77777777" w:rsidR="00E94F32" w:rsidRPr="001110B6" w:rsidRDefault="00E94F32" w:rsidP="00E94F32">
          <w:pPr>
            <w:pStyle w:val="BodyText"/>
            <w:numPr>
              <w:ilvl w:val="2"/>
              <w:numId w:val="23"/>
            </w:numPr>
            <w:tabs>
              <w:tab w:val="num" w:pos="3294"/>
            </w:tabs>
            <w:spacing w:after="0" w:line="240" w:lineRule="auto"/>
            <w:ind w:hanging="264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для обеспечения работы с архивными журналами аудита за предыдущие периоды должна обеспечиваться функция подключения журнала в Систему из внешнего источника. При этом, загружаемые данные только дополняют существующий журнал аудита, но не затирают и не изменяют уже хранящейся в нем информации;</w:t>
          </w:r>
        </w:p>
        <w:p w14:paraId="3050A911" w14:textId="77777777" w:rsidR="00E94F32" w:rsidRPr="001110B6" w:rsidRDefault="00E94F32" w:rsidP="00E94F32">
          <w:pPr>
            <w:pStyle w:val="BodyText"/>
            <w:numPr>
              <w:ilvl w:val="2"/>
              <w:numId w:val="11"/>
            </w:numPr>
            <w:spacing w:after="0" w:line="240" w:lineRule="auto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 xml:space="preserve">В журнале аудита должен быть предусмотрен фильтр, позволяющий производить выборку информации по: </w:t>
          </w:r>
        </w:p>
        <w:p w14:paraId="2172BEA7" w14:textId="77777777" w:rsidR="00E94F32" w:rsidRPr="001110B6" w:rsidRDefault="00E94F32" w:rsidP="00E94F32">
          <w:pPr>
            <w:pStyle w:val="BodyText"/>
            <w:numPr>
              <w:ilvl w:val="0"/>
              <w:numId w:val="24"/>
            </w:numPr>
            <w:tabs>
              <w:tab w:val="num" w:pos="709"/>
              <w:tab w:val="num" w:pos="1854"/>
            </w:tabs>
            <w:spacing w:after="0" w:line="240" w:lineRule="auto"/>
            <w:ind w:firstLine="572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событию;</w:t>
          </w:r>
        </w:p>
        <w:p w14:paraId="4A08DF77" w14:textId="77777777" w:rsidR="00E94F32" w:rsidRPr="001110B6" w:rsidRDefault="00E94F32" w:rsidP="00E94F32">
          <w:pPr>
            <w:pStyle w:val="BodyText"/>
            <w:numPr>
              <w:ilvl w:val="0"/>
              <w:numId w:val="24"/>
            </w:numPr>
            <w:tabs>
              <w:tab w:val="num" w:pos="709"/>
              <w:tab w:val="num" w:pos="1854"/>
            </w:tabs>
            <w:spacing w:after="0" w:line="240" w:lineRule="auto"/>
            <w:ind w:firstLine="572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действиям конкретного пользователя;</w:t>
          </w:r>
        </w:p>
        <w:p w14:paraId="5171A70E" w14:textId="77777777" w:rsidR="00E94F32" w:rsidRPr="001110B6" w:rsidRDefault="00E94F32" w:rsidP="00E94F32">
          <w:pPr>
            <w:pStyle w:val="BodyText"/>
            <w:numPr>
              <w:ilvl w:val="0"/>
              <w:numId w:val="24"/>
            </w:numPr>
            <w:tabs>
              <w:tab w:val="num" w:pos="709"/>
              <w:tab w:val="num" w:pos="1854"/>
            </w:tabs>
            <w:spacing w:after="0" w:line="240" w:lineRule="auto"/>
            <w:ind w:firstLine="572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действиям над конкретным пользователем;</w:t>
          </w:r>
        </w:p>
        <w:p w14:paraId="1022A13A" w14:textId="77777777" w:rsidR="00E94F32" w:rsidRPr="001110B6" w:rsidRDefault="00E94F32" w:rsidP="00E94F32">
          <w:pPr>
            <w:pStyle w:val="BodyText"/>
            <w:numPr>
              <w:ilvl w:val="0"/>
              <w:numId w:val="24"/>
            </w:numPr>
            <w:tabs>
              <w:tab w:val="num" w:pos="709"/>
              <w:tab w:val="num" w:pos="1854"/>
            </w:tabs>
            <w:spacing w:after="0" w:line="240" w:lineRule="auto"/>
            <w:ind w:firstLine="572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действиям над конкретным объектом;</w:t>
          </w:r>
        </w:p>
        <w:p w14:paraId="1B8FD915" w14:textId="77777777" w:rsidR="00E94F32" w:rsidRPr="001110B6" w:rsidRDefault="00E94F32" w:rsidP="00E94F32">
          <w:pPr>
            <w:pStyle w:val="BodyText"/>
            <w:numPr>
              <w:ilvl w:val="0"/>
              <w:numId w:val="24"/>
            </w:numPr>
            <w:tabs>
              <w:tab w:val="num" w:pos="709"/>
              <w:tab w:val="num" w:pos="1854"/>
            </w:tabs>
            <w:spacing w:after="0" w:line="240" w:lineRule="auto"/>
            <w:ind w:firstLine="572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дате (периоду дат);</w:t>
          </w:r>
        </w:p>
        <w:p w14:paraId="7887B824" w14:textId="77777777" w:rsidR="00E94F32" w:rsidRPr="001110B6" w:rsidRDefault="00E94F32" w:rsidP="00E94F32">
          <w:pPr>
            <w:pStyle w:val="BodyText"/>
            <w:numPr>
              <w:ilvl w:val="0"/>
              <w:numId w:val="24"/>
            </w:numPr>
            <w:tabs>
              <w:tab w:val="num" w:pos="709"/>
              <w:tab w:val="num" w:pos="1854"/>
            </w:tabs>
            <w:spacing w:after="0" w:line="240" w:lineRule="auto"/>
            <w:ind w:firstLine="572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времени (периоду времени);</w:t>
          </w:r>
        </w:p>
        <w:p w14:paraId="09B04228" w14:textId="77777777" w:rsidR="00E94F32" w:rsidRPr="001110B6" w:rsidRDefault="00E94F32" w:rsidP="00E94F32">
          <w:pPr>
            <w:pStyle w:val="BodyText"/>
            <w:numPr>
              <w:ilvl w:val="0"/>
              <w:numId w:val="24"/>
            </w:numPr>
            <w:tabs>
              <w:tab w:val="num" w:pos="709"/>
              <w:tab w:val="num" w:pos="1854"/>
            </w:tabs>
            <w:spacing w:after="0" w:line="240" w:lineRule="auto"/>
            <w:ind w:firstLine="572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комбинации вышеперечисленных параметров.</w:t>
          </w:r>
        </w:p>
        <w:p w14:paraId="49E69C6C" w14:textId="77777777" w:rsidR="00E94F32" w:rsidRPr="001110B6" w:rsidRDefault="00E94F32" w:rsidP="00E94F32">
          <w:pPr>
            <w:pStyle w:val="BodyText"/>
            <w:numPr>
              <w:ilvl w:val="2"/>
              <w:numId w:val="11"/>
            </w:numPr>
            <w:spacing w:after="0" w:line="240" w:lineRule="auto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 xml:space="preserve">Названия событий и пользователей могут вводиться вручную либо выбираться из списка. </w:t>
          </w:r>
        </w:p>
        <w:p w14:paraId="2F0BB54D" w14:textId="77777777" w:rsidR="00E94F32" w:rsidRPr="001110B6" w:rsidRDefault="00E94F32" w:rsidP="00E94F32">
          <w:pPr>
            <w:pStyle w:val="BodyText"/>
            <w:numPr>
              <w:ilvl w:val="2"/>
              <w:numId w:val="11"/>
            </w:numPr>
            <w:spacing w:after="0" w:line="240" w:lineRule="auto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 xml:space="preserve">При загрузке/выгрузке данных в/из систему в журнале аудита необходимо фиксировать имя файла </w:t>
          </w:r>
          <w:proofErr w:type="gramStart"/>
          <w:r w:rsidRPr="001110B6">
            <w:rPr>
              <w:rFonts w:ascii="Times New Roman" w:hAnsi="Times New Roman" w:cs="Times New Roman"/>
            </w:rPr>
            <w:t>из/в</w:t>
          </w:r>
          <w:proofErr w:type="gramEnd"/>
          <w:r w:rsidRPr="001110B6">
            <w:rPr>
              <w:rFonts w:ascii="Times New Roman" w:hAnsi="Times New Roman" w:cs="Times New Roman"/>
            </w:rPr>
            <w:t xml:space="preserve"> который производилась загрузка/выгрузка, идентификатор ключа электронной подписи, которым подписаны данные, результат проверки электронной подписи.</w:t>
          </w:r>
        </w:p>
        <w:p w14:paraId="6F370B2F" w14:textId="77777777" w:rsidR="00E94F32" w:rsidRPr="001110B6" w:rsidRDefault="00E94F32" w:rsidP="00E94F32">
          <w:pPr>
            <w:pStyle w:val="BodyText"/>
            <w:numPr>
              <w:ilvl w:val="2"/>
              <w:numId w:val="11"/>
            </w:numPr>
            <w:spacing w:after="0" w:line="240" w:lineRule="auto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Должны быть предусмотрены средства АС с удобным пользовательским интерфейсом для просмотра и вывода на печать журнала аудита с фильтрацией по любой комбинации атрибутов регистрации (различным категориям пользователей или событиям, для просмотра могут быть доступны различные его подмножества).</w:t>
          </w:r>
        </w:p>
        <w:p w14:paraId="2DB4FD77" w14:textId="77777777" w:rsidR="00E94F32" w:rsidRPr="001110B6" w:rsidRDefault="00E94F32" w:rsidP="00E94F32">
          <w:pPr>
            <w:pStyle w:val="BodyText"/>
            <w:numPr>
              <w:ilvl w:val="2"/>
              <w:numId w:val="11"/>
            </w:numPr>
            <w:spacing w:after="0" w:line="240" w:lineRule="auto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В журнале аудита также должны протоколироваться следующие действия администратора системы и события безопасности:</w:t>
          </w:r>
        </w:p>
        <w:p w14:paraId="136C8D95" w14:textId="77777777" w:rsidR="00E94F32" w:rsidRPr="001110B6" w:rsidRDefault="00E94F32" w:rsidP="00E94F32">
          <w:pPr>
            <w:pStyle w:val="BodyText"/>
            <w:numPr>
              <w:ilvl w:val="0"/>
              <w:numId w:val="25"/>
            </w:numPr>
            <w:tabs>
              <w:tab w:val="num" w:pos="1854"/>
            </w:tabs>
            <w:spacing w:after="0" w:line="240" w:lineRule="auto"/>
            <w:ind w:left="1843" w:hanging="177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создание нового пользователя (должны фиксироваться время создания и все атрибуты создаваемого пользователя);</w:t>
          </w:r>
        </w:p>
        <w:p w14:paraId="46804E51" w14:textId="77777777" w:rsidR="00E94F32" w:rsidRPr="001110B6" w:rsidRDefault="00E94F32" w:rsidP="00E94F32">
          <w:pPr>
            <w:pStyle w:val="BodyText"/>
            <w:numPr>
              <w:ilvl w:val="0"/>
              <w:numId w:val="25"/>
            </w:numPr>
            <w:tabs>
              <w:tab w:val="num" w:pos="1854"/>
            </w:tabs>
            <w:spacing w:after="0" w:line="240" w:lineRule="auto"/>
            <w:ind w:left="1843" w:hanging="177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назначение пользователю прав доступа к данным и функциям системы, а также изменение прав доступа (должны фиксироваться время события и полная информация по назначаемым или изменяемым правам);</w:t>
          </w:r>
        </w:p>
        <w:p w14:paraId="43495450" w14:textId="77777777" w:rsidR="00E94F32" w:rsidRPr="001110B6" w:rsidRDefault="00E94F32" w:rsidP="00E94F32">
          <w:pPr>
            <w:pStyle w:val="BodyText"/>
            <w:numPr>
              <w:ilvl w:val="0"/>
              <w:numId w:val="25"/>
            </w:numPr>
            <w:tabs>
              <w:tab w:val="num" w:pos="1854"/>
            </w:tabs>
            <w:spacing w:after="0" w:line="240" w:lineRule="auto"/>
            <w:ind w:left="1843" w:hanging="177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блокирование пользователя (должны фиксироваться время блокирования и все атрибуты блокируемого пользователя);</w:t>
          </w:r>
        </w:p>
        <w:p w14:paraId="6F346790" w14:textId="77777777" w:rsidR="00E94F32" w:rsidRPr="001110B6" w:rsidRDefault="00E94F32" w:rsidP="00E94F32">
          <w:pPr>
            <w:pStyle w:val="BodyText"/>
            <w:numPr>
              <w:ilvl w:val="0"/>
              <w:numId w:val="25"/>
            </w:numPr>
            <w:tabs>
              <w:tab w:val="num" w:pos="1854"/>
            </w:tabs>
            <w:spacing w:after="0" w:line="240" w:lineRule="auto"/>
            <w:ind w:left="1843" w:hanging="177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входы/выходы пользователей в/из системы;</w:t>
          </w:r>
        </w:p>
        <w:p w14:paraId="4875EBBC" w14:textId="77777777" w:rsidR="00E94F32" w:rsidRPr="001110B6" w:rsidRDefault="00E94F32" w:rsidP="00E94F32">
          <w:pPr>
            <w:pStyle w:val="BodyText"/>
            <w:numPr>
              <w:ilvl w:val="0"/>
              <w:numId w:val="25"/>
            </w:numPr>
            <w:tabs>
              <w:tab w:val="num" w:pos="1854"/>
            </w:tabs>
            <w:spacing w:after="0" w:line="240" w:lineRule="auto"/>
            <w:ind w:left="1843" w:hanging="177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попытки совершения НСД;</w:t>
          </w:r>
        </w:p>
        <w:p w14:paraId="6EE15ED7" w14:textId="77777777" w:rsidR="00E94F32" w:rsidRPr="001110B6" w:rsidRDefault="00E94F32" w:rsidP="00E94F32">
          <w:pPr>
            <w:pStyle w:val="BodyText"/>
            <w:numPr>
              <w:ilvl w:val="0"/>
              <w:numId w:val="25"/>
            </w:numPr>
            <w:tabs>
              <w:tab w:val="num" w:pos="1854"/>
            </w:tabs>
            <w:spacing w:after="0" w:line="240" w:lineRule="auto"/>
            <w:ind w:left="1843" w:hanging="177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использование специальных полномочий (редактирование информации в базе данных, изменение настроек и т.д.);</w:t>
          </w:r>
        </w:p>
        <w:p w14:paraId="57004C40" w14:textId="77777777" w:rsidR="00E94F32" w:rsidRPr="001110B6" w:rsidRDefault="00E94F32" w:rsidP="00E94F32">
          <w:pPr>
            <w:pStyle w:val="BodyText"/>
            <w:numPr>
              <w:ilvl w:val="0"/>
              <w:numId w:val="25"/>
            </w:numPr>
            <w:tabs>
              <w:tab w:val="num" w:pos="1854"/>
            </w:tabs>
            <w:spacing w:after="0" w:line="240" w:lineRule="auto"/>
            <w:ind w:left="1843" w:hanging="177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изменения параметров и системных настроек АБС с указанием старых и новых параметров и настроек;</w:t>
          </w:r>
        </w:p>
        <w:p w14:paraId="417A0DB0" w14:textId="77777777" w:rsidR="00E94F32" w:rsidRPr="001110B6" w:rsidRDefault="00E94F32" w:rsidP="00E94F32">
          <w:pPr>
            <w:pStyle w:val="BodyText"/>
            <w:numPr>
              <w:ilvl w:val="0"/>
              <w:numId w:val="25"/>
            </w:numPr>
            <w:tabs>
              <w:tab w:val="num" w:pos="1854"/>
            </w:tabs>
            <w:spacing w:after="0" w:line="240" w:lineRule="auto"/>
            <w:ind w:left="1843" w:hanging="177"/>
            <w:jc w:val="both"/>
            <w:rPr>
              <w:rFonts w:ascii="Times New Roman" w:hAnsi="Times New Roman" w:cs="Times New Roman"/>
            </w:rPr>
          </w:pPr>
          <w:r w:rsidRPr="001110B6">
            <w:rPr>
              <w:rFonts w:ascii="Times New Roman" w:hAnsi="Times New Roman" w:cs="Times New Roman"/>
            </w:rPr>
            <w:t>отрицательные результаты проверок целостности данных в системе.</w:t>
          </w:r>
        </w:p>
        <w:p w14:paraId="026BFBFF" w14:textId="77777777" w:rsidR="00E94F32" w:rsidRPr="001110B6" w:rsidRDefault="00E94F32" w:rsidP="00E94F32">
          <w:pPr>
            <w:pStyle w:val="BodyText"/>
            <w:spacing w:after="0"/>
            <w:ind w:left="1843"/>
            <w:jc w:val="both"/>
            <w:rPr>
              <w:rFonts w:ascii="Times New Roman" w:hAnsi="Times New Roman" w:cs="Times New Roman"/>
            </w:rPr>
          </w:pPr>
        </w:p>
        <w:p w14:paraId="03AF1E10" w14:textId="77777777" w:rsidR="00E94F32" w:rsidRPr="001110B6" w:rsidRDefault="00E94F32" w:rsidP="00E94F32">
          <w:pPr>
            <w:pStyle w:val="ListParagraph"/>
            <w:numPr>
              <w:ilvl w:val="0"/>
              <w:numId w:val="11"/>
            </w:numPr>
            <w:spacing w:after="160" w:line="259" w:lineRule="auto"/>
            <w:jc w:val="both"/>
            <w:rPr>
              <w:b/>
              <w:bCs/>
              <w:sz w:val="22"/>
              <w:szCs w:val="22"/>
            </w:rPr>
          </w:pPr>
          <w:r w:rsidRPr="001110B6">
            <w:rPr>
              <w:b/>
              <w:bCs/>
              <w:sz w:val="22"/>
              <w:szCs w:val="22"/>
            </w:rPr>
            <w:t>Требования к безопасности контейнеров</w:t>
          </w:r>
        </w:p>
        <w:p w14:paraId="7020F6AC" w14:textId="77777777" w:rsidR="00E94F32" w:rsidRPr="001110B6" w:rsidRDefault="00E94F32" w:rsidP="00E94F32">
          <w:pPr>
            <w:pStyle w:val="ListParagraph"/>
            <w:ind w:left="2160"/>
            <w:jc w:val="both"/>
            <w:rPr>
              <w:sz w:val="22"/>
              <w:szCs w:val="22"/>
            </w:rPr>
          </w:pPr>
        </w:p>
        <w:tbl>
          <w:tblPr>
            <w:tblW w:w="0" w:type="auto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3993"/>
            <w:gridCol w:w="5497"/>
          </w:tblGrid>
          <w:tr w:rsidR="00E94F32" w:rsidRPr="001110B6" w14:paraId="65A6DBB6" w14:textId="77777777" w:rsidTr="00450A00">
            <w:trPr>
              <w:trHeight w:val="300"/>
            </w:trPr>
            <w:tc>
              <w:tcPr>
                <w:tcW w:w="0" w:type="auto"/>
                <w:tcBorders>
                  <w:top w:val="single" w:sz="8" w:space="0" w:color="auto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  <w:hideMark/>
              </w:tcPr>
              <w:p w14:paraId="3BA4116C" w14:textId="77777777" w:rsidR="00E94F32" w:rsidRPr="001110B6" w:rsidRDefault="00E94F32" w:rsidP="00450A00">
                <w:pPr>
                  <w:jc w:val="both"/>
                  <w:rPr>
                    <w:rFonts w:ascii="Times New Roman" w:hAnsi="Times New Roman" w:cs="Times New Roman"/>
                  </w:rPr>
                </w:pPr>
                <w:r w:rsidRPr="001110B6">
                  <w:rPr>
                    <w:rFonts w:ascii="Times New Roman" w:hAnsi="Times New Roman" w:cs="Times New Roman"/>
                    <w:i/>
                    <w:iCs/>
                  </w:rPr>
                  <w:lastRenderedPageBreak/>
                  <w:t>Общие требования</w:t>
                </w:r>
              </w:p>
            </w:tc>
            <w:tc>
              <w:tcPr>
                <w:tcW w:w="0" w:type="auto"/>
                <w:tcBorders>
                  <w:top w:val="single" w:sz="8" w:space="0" w:color="auto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14:paraId="203D2AFC" w14:textId="77777777" w:rsidR="00E94F32" w:rsidRPr="001110B6" w:rsidRDefault="00E94F32" w:rsidP="00450A00">
                <w:pPr>
                  <w:pStyle w:val="BodyText"/>
                  <w:tabs>
                    <w:tab w:val="num" w:pos="567"/>
                  </w:tabs>
                  <w:spacing w:after="0"/>
                  <w:ind w:left="142"/>
                  <w:jc w:val="both"/>
                  <w:rPr>
                    <w:rFonts w:ascii="Times New Roman" w:hAnsi="Times New Roman" w:cs="Times New Roman"/>
                  </w:rPr>
                </w:pPr>
                <w:r w:rsidRPr="001110B6">
                  <w:rPr>
                    <w:rFonts w:ascii="Times New Roman" w:hAnsi="Times New Roman" w:cs="Times New Roman"/>
                  </w:rPr>
                  <w:t xml:space="preserve">Нарушения проверок на соответствие в конфигурации кластеров </w:t>
                </w:r>
                <w:proofErr w:type="spellStart"/>
                <w:r w:rsidRPr="001110B6">
                  <w:rPr>
                    <w:rFonts w:ascii="Times New Roman" w:hAnsi="Times New Roman" w:cs="Times New Roman"/>
                  </w:rPr>
                  <w:t>Kubernetes</w:t>
                </w:r>
                <w:proofErr w:type="spellEnd"/>
                <w:r w:rsidRPr="001110B6">
                  <w:rPr>
                    <w:rFonts w:ascii="Times New Roman" w:hAnsi="Times New Roman" w:cs="Times New Roman"/>
                  </w:rPr>
                  <w:t xml:space="preserve">, а также найденные уязвимости в приложениях уровня </w:t>
                </w:r>
                <w:proofErr w:type="spellStart"/>
                <w:r w:rsidRPr="001110B6">
                  <w:rPr>
                    <w:rFonts w:ascii="Times New Roman" w:hAnsi="Times New Roman" w:cs="Times New Roman"/>
                  </w:rPr>
                  <w:t>Critical</w:t>
                </w:r>
                <w:proofErr w:type="spellEnd"/>
                <w:r w:rsidRPr="001110B6">
                  <w:rPr>
                    <w:rFonts w:ascii="Times New Roman" w:hAnsi="Times New Roman" w:cs="Times New Roman"/>
                  </w:rPr>
                  <w:t xml:space="preserve"> и High должны быть устранены в обязательном порядке при наличии способа устранения от вендора до завершения сборки приложения.</w:t>
                </w:r>
              </w:p>
            </w:tc>
          </w:tr>
          <w:tr w:rsidR="00E94F32" w:rsidRPr="001110B6" w14:paraId="51F29699" w14:textId="77777777" w:rsidTr="00450A00">
            <w:trPr>
              <w:trHeight w:val="480"/>
            </w:trPr>
            <w:tc>
              <w:tcPr>
                <w:tcW w:w="0" w:type="auto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  <w:p w14:paraId="4D47D0F9" w14:textId="77777777" w:rsidR="00E94F32" w:rsidRPr="001110B6" w:rsidRDefault="00E94F32" w:rsidP="00450A00">
                <w:pPr>
                  <w:jc w:val="both"/>
                  <w:rPr>
                    <w:rFonts w:ascii="Times New Roman" w:hAnsi="Times New Roman" w:cs="Times New Roman"/>
                  </w:rPr>
                </w:pPr>
              </w:p>
            </w:tc>
            <w:tc>
              <w:tcPr>
                <w:tcW w:w="0" w:type="auto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14:paraId="5728C3F6" w14:textId="77777777" w:rsidR="00E94F32" w:rsidRPr="001110B6" w:rsidRDefault="00E94F32" w:rsidP="00450A00">
                <w:pPr>
                  <w:pStyle w:val="BodyText"/>
                  <w:tabs>
                    <w:tab w:val="num" w:pos="567"/>
                  </w:tabs>
                  <w:spacing w:after="0"/>
                  <w:ind w:left="142"/>
                  <w:jc w:val="both"/>
                  <w:rPr>
                    <w:rFonts w:ascii="Times New Roman" w:hAnsi="Times New Roman" w:cs="Times New Roman"/>
                  </w:rPr>
                </w:pPr>
                <w:r w:rsidRPr="001110B6">
                  <w:rPr>
                    <w:rFonts w:ascii="Times New Roman" w:hAnsi="Times New Roman" w:cs="Times New Roman"/>
                  </w:rPr>
                  <w:t xml:space="preserve">Нарушения и уязвимости уровня </w:t>
                </w:r>
                <w:proofErr w:type="spellStart"/>
                <w:r w:rsidRPr="001110B6">
                  <w:rPr>
                    <w:rFonts w:ascii="Times New Roman" w:hAnsi="Times New Roman" w:cs="Times New Roman"/>
                  </w:rPr>
                  <w:t>Critical</w:t>
                </w:r>
                <w:proofErr w:type="spellEnd"/>
                <w:r w:rsidRPr="001110B6">
                  <w:rPr>
                    <w:rFonts w:ascii="Times New Roman" w:hAnsi="Times New Roman" w:cs="Times New Roman"/>
                  </w:rPr>
                  <w:t xml:space="preserve"> и High без способа устранения от вендора, не влияют на процесс сборки и публикации приложений</w:t>
                </w:r>
              </w:p>
            </w:tc>
          </w:tr>
          <w:tr w:rsidR="00E94F32" w:rsidRPr="001110B6" w14:paraId="12158159" w14:textId="77777777" w:rsidTr="00450A00">
            <w:trPr>
              <w:trHeight w:val="300"/>
            </w:trPr>
            <w:tc>
              <w:tcPr>
                <w:tcW w:w="0" w:type="auto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  <w:hideMark/>
              </w:tcPr>
              <w:p w14:paraId="62884A71" w14:textId="77777777" w:rsidR="00E94F32" w:rsidRPr="001110B6" w:rsidRDefault="00E94F32" w:rsidP="00450A00">
                <w:pPr>
                  <w:jc w:val="both"/>
                  <w:rPr>
                    <w:rFonts w:ascii="Times New Roman" w:hAnsi="Times New Roman" w:cs="Times New Roman"/>
                  </w:rPr>
                </w:pPr>
              </w:p>
            </w:tc>
            <w:tc>
              <w:tcPr>
                <w:tcW w:w="0" w:type="auto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14:paraId="219CA93E" w14:textId="77777777" w:rsidR="00E94F32" w:rsidRPr="001110B6" w:rsidRDefault="00E94F32" w:rsidP="00450A00">
                <w:pPr>
                  <w:pStyle w:val="BodyText"/>
                  <w:tabs>
                    <w:tab w:val="num" w:pos="567"/>
                  </w:tabs>
                  <w:spacing w:after="0"/>
                  <w:ind w:left="142"/>
                  <w:jc w:val="both"/>
                  <w:rPr>
                    <w:rFonts w:ascii="Times New Roman" w:hAnsi="Times New Roman" w:cs="Times New Roman"/>
                  </w:rPr>
                </w:pPr>
                <w:r w:rsidRPr="001110B6">
                  <w:rPr>
                    <w:rFonts w:ascii="Times New Roman" w:hAnsi="Times New Roman" w:cs="Times New Roman"/>
                  </w:rPr>
                  <w:t xml:space="preserve">Нарушения и уязвимости уровня </w:t>
                </w:r>
                <w:proofErr w:type="spellStart"/>
                <w:r w:rsidRPr="001110B6">
                  <w:rPr>
                    <w:rFonts w:ascii="Times New Roman" w:hAnsi="Times New Roman" w:cs="Times New Roman"/>
                  </w:rPr>
                  <w:t>Medium</w:t>
                </w:r>
                <w:proofErr w:type="spellEnd"/>
                <w:r w:rsidRPr="001110B6">
                  <w:rPr>
                    <w:rFonts w:ascii="Times New Roman" w:hAnsi="Times New Roman" w:cs="Times New Roman"/>
                  </w:rPr>
                  <w:t xml:space="preserve"> и ниже должны исправляться в соответствии с разработанным планом устранения замечаний, согласованным всеми участниками процесса разработки и эксплуатации.</w:t>
                </w:r>
              </w:p>
            </w:tc>
          </w:tr>
          <w:tr w:rsidR="00E94F32" w:rsidRPr="001110B6" w14:paraId="36AB0CB9" w14:textId="77777777" w:rsidTr="00450A00">
            <w:trPr>
              <w:trHeight w:val="720"/>
            </w:trPr>
            <w:tc>
              <w:tcPr>
                <w:tcW w:w="0" w:type="auto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  <w:hideMark/>
              </w:tcPr>
              <w:p w14:paraId="5E0FF44B" w14:textId="77777777" w:rsidR="00E94F32" w:rsidRPr="001110B6" w:rsidRDefault="00E94F32" w:rsidP="00450A00">
                <w:pPr>
                  <w:jc w:val="both"/>
                  <w:rPr>
                    <w:rFonts w:ascii="Times New Roman" w:hAnsi="Times New Roman" w:cs="Times New Roman"/>
                  </w:rPr>
                </w:pPr>
              </w:p>
            </w:tc>
            <w:tc>
              <w:tcPr>
                <w:tcW w:w="0" w:type="auto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  <w:p w14:paraId="251BCD98" w14:textId="77777777" w:rsidR="00E94F32" w:rsidRPr="001110B6" w:rsidRDefault="00E94F32" w:rsidP="00450A00">
                <w:pPr>
                  <w:pStyle w:val="BodyText"/>
                  <w:spacing w:after="0"/>
                  <w:ind w:left="142"/>
                  <w:jc w:val="both"/>
                  <w:rPr>
                    <w:rFonts w:ascii="Times New Roman" w:hAnsi="Times New Roman" w:cs="Times New Roman"/>
                  </w:rPr>
                </w:pPr>
                <w:r w:rsidRPr="001110B6">
                  <w:rPr>
                    <w:rFonts w:ascii="Times New Roman" w:hAnsi="Times New Roman" w:cs="Times New Roman"/>
                  </w:rPr>
                  <w:t>Базовые образы программного обеспечения, используемого в сборке приложений, должны подготавливаться с учетом использования безопасных компонентов, и обновляться в соответствии с требованиями данной политики и методики по подготовке базовых образов.</w:t>
                </w:r>
                <w:r w:rsidRPr="001110B6">
                  <w:rPr>
                    <w:rFonts w:ascii="Times New Roman" w:hAnsi="Times New Roman" w:cs="Times New Roman"/>
                  </w:rPr>
                  <w:br/>
                  <w:t xml:space="preserve">Должны пройти проверки на уязвимости продуктом класса </w:t>
                </w:r>
                <w:proofErr w:type="spellStart"/>
                <w:r w:rsidRPr="001110B6">
                  <w:rPr>
                    <w:rFonts w:ascii="Times New Roman" w:hAnsi="Times New Roman" w:cs="Times New Roman"/>
                  </w:rPr>
                  <w:t>Container</w:t>
                </w:r>
                <w:proofErr w:type="spellEnd"/>
                <w:r w:rsidRPr="001110B6">
                  <w:rPr>
                    <w:rFonts w:ascii="Times New Roman" w:hAnsi="Times New Roman" w:cs="Times New Roman"/>
                  </w:rPr>
                  <w:t xml:space="preserve"> </w:t>
                </w:r>
                <w:proofErr w:type="spellStart"/>
                <w:r w:rsidRPr="001110B6">
                  <w:rPr>
                    <w:rFonts w:ascii="Times New Roman" w:hAnsi="Times New Roman" w:cs="Times New Roman"/>
                  </w:rPr>
                  <w:t>security</w:t>
                </w:r>
                <w:proofErr w:type="spellEnd"/>
                <w:r w:rsidRPr="001110B6">
                  <w:rPr>
                    <w:rFonts w:ascii="Times New Roman" w:hAnsi="Times New Roman" w:cs="Times New Roman"/>
                  </w:rPr>
                  <w:t xml:space="preserve">, например, </w:t>
                </w:r>
                <w:proofErr w:type="spellStart"/>
                <w:r w:rsidRPr="001110B6">
                  <w:rPr>
                    <w:rFonts w:ascii="Times New Roman" w:hAnsi="Times New Roman" w:cs="Times New Roman"/>
                  </w:rPr>
                  <w:t>Prisma</w:t>
                </w:r>
                <w:proofErr w:type="spellEnd"/>
                <w:r w:rsidRPr="001110B6">
                  <w:rPr>
                    <w:rFonts w:ascii="Times New Roman" w:hAnsi="Times New Roman" w:cs="Times New Roman"/>
                  </w:rPr>
                  <w:t xml:space="preserve"> </w:t>
                </w:r>
                <w:proofErr w:type="spellStart"/>
                <w:r w:rsidRPr="001110B6">
                  <w:rPr>
                    <w:rFonts w:ascii="Times New Roman" w:hAnsi="Times New Roman" w:cs="Times New Roman"/>
                  </w:rPr>
                  <w:t>cloud</w:t>
                </w:r>
                <w:proofErr w:type="spellEnd"/>
                <w:r w:rsidRPr="001110B6">
                  <w:rPr>
                    <w:rFonts w:ascii="Times New Roman" w:hAnsi="Times New Roman" w:cs="Times New Roman"/>
                  </w:rPr>
                  <w:t xml:space="preserve">, Aqua </w:t>
                </w:r>
                <w:proofErr w:type="spellStart"/>
                <w:proofErr w:type="gramStart"/>
                <w:r w:rsidRPr="001110B6">
                  <w:rPr>
                    <w:rFonts w:ascii="Times New Roman" w:hAnsi="Times New Roman" w:cs="Times New Roman"/>
                  </w:rPr>
                  <w:t>security</w:t>
                </w:r>
                <w:proofErr w:type="spellEnd"/>
                <w:r w:rsidRPr="001110B6">
                  <w:rPr>
                    <w:rFonts w:ascii="Times New Roman" w:hAnsi="Times New Roman" w:cs="Times New Roman"/>
                  </w:rPr>
                  <w:t xml:space="preserve"> ,</w:t>
                </w:r>
                <w:proofErr w:type="gramEnd"/>
                <w:r w:rsidRPr="001110B6">
                  <w:rPr>
                    <w:rFonts w:ascii="Times New Roman" w:hAnsi="Times New Roman" w:cs="Times New Roman"/>
                  </w:rPr>
                  <w:t xml:space="preserve"> </w:t>
                </w:r>
                <w:proofErr w:type="spellStart"/>
                <w:proofErr w:type="gramStart"/>
                <w:r w:rsidRPr="001110B6">
                  <w:rPr>
                    <w:rFonts w:ascii="Times New Roman" w:hAnsi="Times New Roman" w:cs="Times New Roman"/>
                  </w:rPr>
                  <w:t>NeuVector</w:t>
                </w:r>
                <w:proofErr w:type="spellEnd"/>
                <w:r w:rsidRPr="001110B6">
                  <w:rPr>
                    <w:rFonts w:ascii="Times New Roman" w:hAnsi="Times New Roman" w:cs="Times New Roman"/>
                  </w:rPr>
                  <w:t xml:space="preserve"> ,</w:t>
                </w:r>
                <w:proofErr w:type="gramEnd"/>
                <w:r w:rsidRPr="001110B6">
                  <w:rPr>
                    <w:rFonts w:ascii="Times New Roman" w:hAnsi="Times New Roman" w:cs="Times New Roman"/>
                  </w:rPr>
                  <w:t xml:space="preserve"> </w:t>
                </w:r>
                <w:proofErr w:type="spellStart"/>
                <w:r w:rsidRPr="001110B6">
                  <w:rPr>
                    <w:rFonts w:ascii="Times New Roman" w:hAnsi="Times New Roman" w:cs="Times New Roman"/>
                  </w:rPr>
                  <w:t>StackRox</w:t>
                </w:r>
                <w:proofErr w:type="spellEnd"/>
                <w:r w:rsidRPr="001110B6">
                  <w:rPr>
                    <w:rFonts w:ascii="Times New Roman" w:hAnsi="Times New Roman" w:cs="Times New Roman"/>
                  </w:rPr>
                  <w:t>.</w:t>
                </w:r>
                <w:r w:rsidRPr="001110B6">
                  <w:rPr>
                    <w:rFonts w:ascii="Times New Roman" w:hAnsi="Times New Roman" w:cs="Times New Roman"/>
                  </w:rPr>
                  <w:br/>
                  <w:t xml:space="preserve">Сейчас используется </w:t>
                </w:r>
                <w:proofErr w:type="spellStart"/>
                <w:r w:rsidRPr="001110B6">
                  <w:rPr>
                    <w:rFonts w:ascii="Times New Roman" w:hAnsi="Times New Roman" w:cs="Times New Roman"/>
                    <w:lang w:val="en-US"/>
                  </w:rPr>
                  <w:t>Trivy</w:t>
                </w:r>
                <w:proofErr w:type="spellEnd"/>
                <w:r w:rsidRPr="001110B6">
                  <w:rPr>
                    <w:rFonts w:ascii="Times New Roman" w:hAnsi="Times New Roman" w:cs="Times New Roman"/>
                  </w:rPr>
                  <w:t> </w:t>
                </w:r>
                <w:r w:rsidRPr="001110B6">
                  <w:rPr>
                    <w:rFonts w:ascii="Times New Roman" w:hAnsi="Times New Roman" w:cs="Times New Roman"/>
                    <w:lang w:val="en-US"/>
                  </w:rPr>
                  <w:t>(</w:t>
                </w:r>
                <w:r w:rsidRPr="001110B6">
                  <w:rPr>
                    <w:rFonts w:ascii="Times New Roman" w:hAnsi="Times New Roman" w:cs="Times New Roman"/>
                  </w:rPr>
                  <w:t xml:space="preserve">Aqua </w:t>
                </w:r>
                <w:proofErr w:type="spellStart"/>
                <w:r w:rsidRPr="001110B6">
                  <w:rPr>
                    <w:rFonts w:ascii="Times New Roman" w:hAnsi="Times New Roman" w:cs="Times New Roman"/>
                  </w:rPr>
                  <w:t>security</w:t>
                </w:r>
                <w:proofErr w:type="spellEnd"/>
                <w:r w:rsidRPr="001110B6">
                  <w:rPr>
                    <w:rFonts w:ascii="Times New Roman" w:hAnsi="Times New Roman" w:cs="Times New Roman"/>
                    <w:lang w:val="en-US"/>
                  </w:rPr>
                  <w:t>)</w:t>
                </w:r>
              </w:p>
            </w:tc>
          </w:tr>
          <w:tr w:rsidR="00E94F32" w:rsidRPr="001110B6" w14:paraId="772DB1CC" w14:textId="77777777" w:rsidTr="00450A00">
            <w:trPr>
              <w:trHeight w:val="720"/>
            </w:trPr>
            <w:tc>
              <w:tcPr>
                <w:tcW w:w="0" w:type="auto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</w:tcPr>
              <w:p w14:paraId="5B13DA24" w14:textId="77777777" w:rsidR="00E94F32" w:rsidRPr="001110B6" w:rsidRDefault="00E94F32" w:rsidP="00450A00">
                <w:pPr>
                  <w:jc w:val="both"/>
                  <w:rPr>
                    <w:rFonts w:ascii="Times New Roman" w:hAnsi="Times New Roman" w:cs="Times New Roman"/>
                  </w:rPr>
                </w:pPr>
              </w:p>
            </w:tc>
            <w:tc>
              <w:tcPr>
                <w:tcW w:w="0" w:type="auto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14:paraId="23A4751D" w14:textId="77777777" w:rsidR="00E94F32" w:rsidRPr="001110B6" w:rsidRDefault="00E94F32" w:rsidP="00450A00">
                <w:pPr>
                  <w:pStyle w:val="BodyText"/>
                  <w:spacing w:after="0"/>
                  <w:ind w:left="142"/>
                  <w:jc w:val="both"/>
                  <w:rPr>
                    <w:rFonts w:ascii="Times New Roman" w:hAnsi="Times New Roman" w:cs="Times New Roman"/>
                  </w:rPr>
                </w:pPr>
                <w:r w:rsidRPr="001110B6">
                  <w:rPr>
                    <w:rFonts w:ascii="Times New Roman" w:hAnsi="Times New Roman" w:cs="Times New Roman"/>
                  </w:rPr>
                  <w:t>В процессе сборки и выпуска приложений в среду контейнеризации должны соблюдаться правила по безопасности цепочки поставок.</w:t>
                </w:r>
                <w:r w:rsidRPr="001110B6">
                  <w:rPr>
                    <w:rFonts w:ascii="Times New Roman" w:hAnsi="Times New Roman" w:cs="Times New Roman"/>
                  </w:rPr>
                  <w:br/>
                  <w:t xml:space="preserve">Должны пройти проверки на уязвимости продуктом класса </w:t>
                </w:r>
                <w:proofErr w:type="spellStart"/>
                <w:r w:rsidRPr="001110B6">
                  <w:rPr>
                    <w:rFonts w:ascii="Times New Roman" w:hAnsi="Times New Roman" w:cs="Times New Roman"/>
                  </w:rPr>
                  <w:t>Container</w:t>
                </w:r>
                <w:proofErr w:type="spellEnd"/>
                <w:r w:rsidRPr="001110B6">
                  <w:rPr>
                    <w:rFonts w:ascii="Times New Roman" w:hAnsi="Times New Roman" w:cs="Times New Roman"/>
                  </w:rPr>
                  <w:t xml:space="preserve"> </w:t>
                </w:r>
                <w:proofErr w:type="spellStart"/>
                <w:proofErr w:type="gramStart"/>
                <w:r w:rsidRPr="001110B6">
                  <w:rPr>
                    <w:rFonts w:ascii="Times New Roman" w:hAnsi="Times New Roman" w:cs="Times New Roman"/>
                  </w:rPr>
                  <w:t>security</w:t>
                </w:r>
                <w:proofErr w:type="spellEnd"/>
                <w:r w:rsidRPr="001110B6">
                  <w:rPr>
                    <w:rFonts w:ascii="Times New Roman" w:hAnsi="Times New Roman" w:cs="Times New Roman"/>
                  </w:rPr>
                  <w:t xml:space="preserve"> ,</w:t>
                </w:r>
                <w:proofErr w:type="gramEnd"/>
                <w:r w:rsidRPr="001110B6">
                  <w:rPr>
                    <w:rFonts w:ascii="Times New Roman" w:hAnsi="Times New Roman" w:cs="Times New Roman"/>
                  </w:rPr>
                  <w:t xml:space="preserve"> например, </w:t>
                </w:r>
                <w:proofErr w:type="spellStart"/>
                <w:r w:rsidRPr="001110B6">
                  <w:rPr>
                    <w:rFonts w:ascii="Times New Roman" w:hAnsi="Times New Roman" w:cs="Times New Roman"/>
                  </w:rPr>
                  <w:t>Prisma</w:t>
                </w:r>
                <w:proofErr w:type="spellEnd"/>
                <w:r w:rsidRPr="001110B6">
                  <w:rPr>
                    <w:rFonts w:ascii="Times New Roman" w:hAnsi="Times New Roman" w:cs="Times New Roman"/>
                  </w:rPr>
                  <w:t xml:space="preserve"> </w:t>
                </w:r>
                <w:proofErr w:type="spellStart"/>
                <w:proofErr w:type="gramStart"/>
                <w:r w:rsidRPr="001110B6">
                  <w:rPr>
                    <w:rFonts w:ascii="Times New Roman" w:hAnsi="Times New Roman" w:cs="Times New Roman"/>
                  </w:rPr>
                  <w:t>cloud</w:t>
                </w:r>
                <w:proofErr w:type="spellEnd"/>
                <w:r w:rsidRPr="001110B6">
                  <w:rPr>
                    <w:rFonts w:ascii="Times New Roman" w:hAnsi="Times New Roman" w:cs="Times New Roman"/>
                  </w:rPr>
                  <w:t xml:space="preserve"> ,</w:t>
                </w:r>
                <w:proofErr w:type="gramEnd"/>
                <w:r w:rsidRPr="001110B6">
                  <w:rPr>
                    <w:rFonts w:ascii="Times New Roman" w:hAnsi="Times New Roman" w:cs="Times New Roman"/>
                  </w:rPr>
                  <w:t xml:space="preserve"> Aqua </w:t>
                </w:r>
                <w:proofErr w:type="spellStart"/>
                <w:proofErr w:type="gramStart"/>
                <w:r w:rsidRPr="001110B6">
                  <w:rPr>
                    <w:rFonts w:ascii="Times New Roman" w:hAnsi="Times New Roman" w:cs="Times New Roman"/>
                  </w:rPr>
                  <w:t>security</w:t>
                </w:r>
                <w:proofErr w:type="spellEnd"/>
                <w:r w:rsidRPr="001110B6">
                  <w:rPr>
                    <w:rFonts w:ascii="Times New Roman" w:hAnsi="Times New Roman" w:cs="Times New Roman"/>
                  </w:rPr>
                  <w:t xml:space="preserve"> ,</w:t>
                </w:r>
                <w:proofErr w:type="gramEnd"/>
                <w:r w:rsidRPr="001110B6">
                  <w:rPr>
                    <w:rFonts w:ascii="Times New Roman" w:hAnsi="Times New Roman" w:cs="Times New Roman"/>
                  </w:rPr>
                  <w:t xml:space="preserve"> </w:t>
                </w:r>
                <w:proofErr w:type="spellStart"/>
                <w:proofErr w:type="gramStart"/>
                <w:r w:rsidRPr="001110B6">
                  <w:rPr>
                    <w:rFonts w:ascii="Times New Roman" w:hAnsi="Times New Roman" w:cs="Times New Roman"/>
                  </w:rPr>
                  <w:t>NeuVector</w:t>
                </w:r>
                <w:proofErr w:type="spellEnd"/>
                <w:r w:rsidRPr="001110B6">
                  <w:rPr>
                    <w:rFonts w:ascii="Times New Roman" w:hAnsi="Times New Roman" w:cs="Times New Roman"/>
                  </w:rPr>
                  <w:t xml:space="preserve"> ,</w:t>
                </w:r>
                <w:proofErr w:type="gramEnd"/>
                <w:r w:rsidRPr="001110B6">
                  <w:rPr>
                    <w:rFonts w:ascii="Times New Roman" w:hAnsi="Times New Roman" w:cs="Times New Roman"/>
                  </w:rPr>
                  <w:t xml:space="preserve"> </w:t>
                </w:r>
                <w:proofErr w:type="spellStart"/>
                <w:r w:rsidRPr="001110B6">
                  <w:rPr>
                    <w:rFonts w:ascii="Times New Roman" w:hAnsi="Times New Roman" w:cs="Times New Roman"/>
                  </w:rPr>
                  <w:t>StackRox</w:t>
                </w:r>
                <w:proofErr w:type="spellEnd"/>
                <w:r w:rsidRPr="001110B6">
                  <w:rPr>
                    <w:rFonts w:ascii="Times New Roman" w:hAnsi="Times New Roman" w:cs="Times New Roman"/>
                  </w:rPr>
                  <w:t>.</w:t>
                </w:r>
                <w:r w:rsidRPr="001110B6">
                  <w:rPr>
                    <w:rFonts w:ascii="Times New Roman" w:hAnsi="Times New Roman" w:cs="Times New Roman"/>
                  </w:rPr>
                  <w:br/>
                  <w:t xml:space="preserve">Сейчас используется </w:t>
                </w:r>
                <w:proofErr w:type="spellStart"/>
                <w:r w:rsidRPr="001110B6">
                  <w:rPr>
                    <w:rFonts w:ascii="Times New Roman" w:hAnsi="Times New Roman" w:cs="Times New Roman"/>
                    <w:lang w:val="en-US"/>
                  </w:rPr>
                  <w:t>Trivy</w:t>
                </w:r>
                <w:proofErr w:type="spellEnd"/>
                <w:r w:rsidRPr="001110B6">
                  <w:rPr>
                    <w:rFonts w:ascii="Times New Roman" w:hAnsi="Times New Roman" w:cs="Times New Roman"/>
                  </w:rPr>
                  <w:t>. </w:t>
                </w:r>
              </w:p>
            </w:tc>
          </w:tr>
          <w:tr w:rsidR="00E94F32" w:rsidRPr="001110B6" w14:paraId="71150816" w14:textId="77777777" w:rsidTr="00450A00">
            <w:trPr>
              <w:trHeight w:val="720"/>
            </w:trPr>
            <w:tc>
              <w:tcPr>
                <w:tcW w:w="0" w:type="auto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  <w:hideMark/>
              </w:tcPr>
              <w:p w14:paraId="2F0ADE44" w14:textId="77777777" w:rsidR="00E94F32" w:rsidRPr="001110B6" w:rsidRDefault="00E94F32" w:rsidP="00450A00">
                <w:pPr>
                  <w:jc w:val="both"/>
                  <w:rPr>
                    <w:rFonts w:ascii="Times New Roman" w:hAnsi="Times New Roman" w:cs="Times New Roman"/>
                  </w:rPr>
                </w:pPr>
              </w:p>
            </w:tc>
            <w:tc>
              <w:tcPr>
                <w:tcW w:w="0" w:type="auto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  <w:p w14:paraId="4EFD939F" w14:textId="77777777" w:rsidR="00E94F32" w:rsidRPr="001110B6" w:rsidRDefault="00E94F32" w:rsidP="00450A00">
                <w:pPr>
                  <w:pStyle w:val="BodyText"/>
                  <w:tabs>
                    <w:tab w:val="num" w:pos="567"/>
                  </w:tabs>
                  <w:spacing w:after="0"/>
                  <w:ind w:left="142"/>
                  <w:jc w:val="both"/>
                  <w:rPr>
                    <w:rFonts w:ascii="Times New Roman" w:hAnsi="Times New Roman" w:cs="Times New Roman"/>
                  </w:rPr>
                </w:pPr>
                <w:r w:rsidRPr="001110B6">
                  <w:rPr>
                    <w:rFonts w:ascii="Times New Roman" w:hAnsi="Times New Roman" w:cs="Times New Roman"/>
                  </w:rPr>
                  <w:t>Обеспечить неизменяемость образов приложений, собранных и опубликованных в корпоративном хранилище артефактов</w:t>
                </w:r>
              </w:p>
            </w:tc>
          </w:tr>
          <w:tr w:rsidR="00E94F32" w:rsidRPr="001110B6" w14:paraId="0FD7809F" w14:textId="77777777" w:rsidTr="00450A00">
            <w:trPr>
              <w:trHeight w:val="300"/>
            </w:trPr>
            <w:tc>
              <w:tcPr>
                <w:tcW w:w="0" w:type="auto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  <w:p w14:paraId="4EE41F37" w14:textId="77777777" w:rsidR="00E94F32" w:rsidRPr="001110B6" w:rsidRDefault="00E94F32" w:rsidP="00450A00">
                <w:pPr>
                  <w:jc w:val="both"/>
                  <w:rPr>
                    <w:rFonts w:ascii="Times New Roman" w:hAnsi="Times New Roman" w:cs="Times New Roman"/>
                    <w:i/>
                    <w:iCs/>
                  </w:rPr>
                </w:pPr>
                <w:r w:rsidRPr="001110B6">
                  <w:rPr>
                    <w:rFonts w:ascii="Times New Roman" w:hAnsi="Times New Roman" w:cs="Times New Roman"/>
                    <w:i/>
                    <w:iCs/>
                  </w:rPr>
                  <w:t>Аутентификация</w:t>
                </w:r>
              </w:p>
            </w:tc>
            <w:tc>
              <w:tcPr>
                <w:tcW w:w="0" w:type="auto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  <w:p w14:paraId="208E5820" w14:textId="77777777" w:rsidR="00E94F32" w:rsidRPr="001110B6" w:rsidRDefault="00E94F32" w:rsidP="00450A00">
                <w:pPr>
                  <w:pStyle w:val="BodyText"/>
                  <w:spacing w:after="0"/>
                  <w:ind w:left="142"/>
                  <w:jc w:val="both"/>
                  <w:rPr>
                    <w:rFonts w:ascii="Times New Roman" w:hAnsi="Times New Roman" w:cs="Times New Roman"/>
                  </w:rPr>
                </w:pPr>
                <w:r w:rsidRPr="001110B6">
                  <w:rPr>
                    <w:rFonts w:ascii="Times New Roman" w:hAnsi="Times New Roman" w:cs="Times New Roman"/>
                  </w:rPr>
                  <w:t>Запрещена любая анонимная аутентификация при доступе к API приложения, кроме вызова методов API для проверки состояния контейнера</w:t>
                </w:r>
              </w:p>
            </w:tc>
          </w:tr>
          <w:tr w:rsidR="00E94F32" w:rsidRPr="001110B6" w14:paraId="7FB8A8DB" w14:textId="77777777" w:rsidTr="00450A00">
            <w:trPr>
              <w:trHeight w:val="300"/>
            </w:trPr>
            <w:tc>
              <w:tcPr>
                <w:tcW w:w="0" w:type="auto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  <w:hideMark/>
              </w:tcPr>
              <w:p w14:paraId="596E01B1" w14:textId="77777777" w:rsidR="00E94F32" w:rsidRPr="001110B6" w:rsidRDefault="00E94F32" w:rsidP="00450A00">
                <w:pPr>
                  <w:jc w:val="both"/>
                  <w:rPr>
                    <w:rFonts w:ascii="Times New Roman" w:hAnsi="Times New Roman" w:cs="Times New Roman"/>
                  </w:rPr>
                </w:pPr>
              </w:p>
            </w:tc>
            <w:tc>
              <w:tcPr>
                <w:tcW w:w="0" w:type="auto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14:paraId="6C43CA66" w14:textId="77777777" w:rsidR="00E94F32" w:rsidRPr="001110B6" w:rsidRDefault="00E94F32" w:rsidP="00450A00">
                <w:pPr>
                  <w:pStyle w:val="BodyText"/>
                  <w:spacing w:after="0"/>
                  <w:ind w:left="142"/>
                  <w:jc w:val="both"/>
                  <w:rPr>
                    <w:rFonts w:ascii="Times New Roman" w:hAnsi="Times New Roman" w:cs="Times New Roman"/>
                  </w:rPr>
                </w:pPr>
                <w:r w:rsidRPr="001110B6">
                  <w:rPr>
                    <w:rFonts w:ascii="Times New Roman" w:hAnsi="Times New Roman" w:cs="Times New Roman"/>
                  </w:rPr>
                  <w:t>При наличии средств администрирования через пользовательский интерфейс (</w:t>
                </w:r>
                <w:r w:rsidRPr="001110B6">
                  <w:rPr>
                    <w:rFonts w:ascii="Times New Roman" w:hAnsi="Times New Roman" w:cs="Times New Roman"/>
                    <w:lang w:val="en-US"/>
                  </w:rPr>
                  <w:t>web</w:t>
                </w:r>
                <w:r w:rsidRPr="001110B6">
                  <w:rPr>
                    <w:rFonts w:ascii="Times New Roman" w:hAnsi="Times New Roman" w:cs="Times New Roman"/>
                  </w:rPr>
                  <w:t xml:space="preserve">, </w:t>
                </w:r>
                <w:r w:rsidRPr="001110B6">
                  <w:rPr>
                    <w:rFonts w:ascii="Times New Roman" w:hAnsi="Times New Roman" w:cs="Times New Roman"/>
                    <w:lang w:val="en-US"/>
                  </w:rPr>
                  <w:t>application</w:t>
                </w:r>
                <w:r w:rsidRPr="001110B6">
                  <w:rPr>
                    <w:rFonts w:ascii="Times New Roman" w:hAnsi="Times New Roman" w:cs="Times New Roman"/>
                  </w:rPr>
                  <w:t xml:space="preserve">) должна быть реализована аутентификация с использованием </w:t>
                </w:r>
                <w:r w:rsidRPr="001110B6">
                  <w:rPr>
                    <w:rFonts w:ascii="Times New Roman" w:hAnsi="Times New Roman" w:cs="Times New Roman"/>
                    <w:lang w:val="en-US"/>
                  </w:rPr>
                  <w:t>OIDC</w:t>
                </w:r>
                <w:r w:rsidRPr="001110B6">
                  <w:rPr>
                    <w:rFonts w:ascii="Times New Roman" w:hAnsi="Times New Roman" w:cs="Times New Roman"/>
                  </w:rPr>
                  <w:t xml:space="preserve"> или </w:t>
                </w:r>
                <w:r w:rsidRPr="001110B6">
                  <w:rPr>
                    <w:rFonts w:ascii="Times New Roman" w:hAnsi="Times New Roman" w:cs="Times New Roman"/>
                    <w:lang w:val="en-US"/>
                  </w:rPr>
                  <w:t>LDAP</w:t>
                </w:r>
              </w:p>
            </w:tc>
          </w:tr>
          <w:tr w:rsidR="00E94F32" w:rsidRPr="001110B6" w14:paraId="5EB96729" w14:textId="77777777" w:rsidTr="00450A00">
            <w:trPr>
              <w:trHeight w:val="300"/>
            </w:trPr>
            <w:tc>
              <w:tcPr>
                <w:tcW w:w="0" w:type="auto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14:paraId="6A32D8DC" w14:textId="77777777" w:rsidR="00E94F32" w:rsidRPr="001110B6" w:rsidRDefault="00E94F32" w:rsidP="00450A00">
                <w:pPr>
                  <w:jc w:val="both"/>
                  <w:rPr>
                    <w:rFonts w:ascii="Times New Roman" w:hAnsi="Times New Roman" w:cs="Times New Roman"/>
                  </w:rPr>
                </w:pPr>
                <w:r w:rsidRPr="001110B6">
                  <w:rPr>
                    <w:rFonts w:ascii="Times New Roman" w:hAnsi="Times New Roman" w:cs="Times New Roman"/>
                    <w:i/>
                    <w:iCs/>
                  </w:rPr>
                  <w:t>Авторизация</w:t>
                </w:r>
              </w:p>
            </w:tc>
            <w:tc>
              <w:tcPr>
                <w:tcW w:w="0" w:type="auto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14:paraId="3BB66124" w14:textId="77777777" w:rsidR="00E94F32" w:rsidRPr="001110B6" w:rsidRDefault="00E94F32" w:rsidP="00450A00">
                <w:pPr>
                  <w:pStyle w:val="BodyText"/>
                  <w:spacing w:after="0"/>
                  <w:ind w:left="142"/>
                  <w:jc w:val="both"/>
                  <w:rPr>
                    <w:rFonts w:ascii="Times New Roman" w:hAnsi="Times New Roman" w:cs="Times New Roman"/>
                  </w:rPr>
                </w:pPr>
                <w:r w:rsidRPr="001110B6">
                  <w:rPr>
                    <w:rFonts w:ascii="Times New Roman" w:hAnsi="Times New Roman" w:cs="Times New Roman"/>
                  </w:rPr>
                  <w:t>Права должны быть назначены в пространстве имен проекта на основе принципа минимальных привилегий и разделения функций</w:t>
                </w:r>
              </w:p>
            </w:tc>
          </w:tr>
          <w:tr w:rsidR="00E94F32" w:rsidRPr="001110B6" w14:paraId="2DBA7706" w14:textId="77777777" w:rsidTr="00450A00">
            <w:trPr>
              <w:trHeight w:val="300"/>
            </w:trPr>
            <w:tc>
              <w:tcPr>
                <w:tcW w:w="0" w:type="auto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</w:tcPr>
              <w:p w14:paraId="09B77BDF" w14:textId="77777777" w:rsidR="00E94F32" w:rsidRPr="001110B6" w:rsidRDefault="00E94F32" w:rsidP="00450A00">
                <w:pPr>
                  <w:jc w:val="both"/>
                  <w:rPr>
                    <w:rFonts w:ascii="Times New Roman" w:hAnsi="Times New Roman" w:cs="Times New Roman"/>
                  </w:rPr>
                </w:pPr>
              </w:p>
            </w:tc>
            <w:tc>
              <w:tcPr>
                <w:tcW w:w="0" w:type="auto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14:paraId="5F17C3AC" w14:textId="77777777" w:rsidR="00E94F32" w:rsidRPr="001110B6" w:rsidRDefault="00E94F32" w:rsidP="00450A00">
                <w:pPr>
                  <w:pStyle w:val="BodyText"/>
                  <w:spacing w:after="0"/>
                  <w:ind w:left="142"/>
                  <w:jc w:val="both"/>
                  <w:rPr>
                    <w:rFonts w:ascii="Times New Roman" w:hAnsi="Times New Roman" w:cs="Times New Roman"/>
                  </w:rPr>
                </w:pPr>
                <w:r w:rsidRPr="001110B6">
                  <w:rPr>
                    <w:rFonts w:ascii="Times New Roman" w:hAnsi="Times New Roman" w:cs="Times New Roman"/>
                  </w:rPr>
                  <w:t>В среде опытной эксплуатации Разработчику разрешена удаленная отладка приложений</w:t>
                </w:r>
              </w:p>
            </w:tc>
          </w:tr>
          <w:tr w:rsidR="00E94F32" w:rsidRPr="001110B6" w14:paraId="1842276A" w14:textId="77777777" w:rsidTr="00450A00">
            <w:trPr>
              <w:trHeight w:val="300"/>
            </w:trPr>
            <w:tc>
              <w:tcPr>
                <w:tcW w:w="0" w:type="auto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  <w:p w14:paraId="6574FD57" w14:textId="77777777" w:rsidR="00E94F32" w:rsidRPr="001110B6" w:rsidRDefault="00E94F32" w:rsidP="00450A00">
                <w:pPr>
                  <w:jc w:val="both"/>
                  <w:rPr>
                    <w:rFonts w:ascii="Times New Roman" w:hAnsi="Times New Roman" w:cs="Times New Roman"/>
                    <w:i/>
                    <w:iCs/>
                  </w:rPr>
                </w:pPr>
              </w:p>
            </w:tc>
            <w:tc>
              <w:tcPr>
                <w:tcW w:w="0" w:type="auto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  <w:p w14:paraId="5427DC7A" w14:textId="77777777" w:rsidR="00E94F32" w:rsidRPr="001110B6" w:rsidRDefault="00E94F32" w:rsidP="00450A00">
                <w:pPr>
                  <w:pStyle w:val="BodyText"/>
                  <w:tabs>
                    <w:tab w:val="num" w:pos="567"/>
                  </w:tabs>
                  <w:spacing w:after="0"/>
                  <w:ind w:left="142"/>
                  <w:jc w:val="both"/>
                  <w:rPr>
                    <w:rFonts w:ascii="Times New Roman" w:hAnsi="Times New Roman" w:cs="Times New Roman"/>
                  </w:rPr>
                </w:pPr>
                <w:r w:rsidRPr="001110B6">
                  <w:rPr>
                    <w:rFonts w:ascii="Times New Roman" w:hAnsi="Times New Roman" w:cs="Times New Roman"/>
                  </w:rPr>
                  <w:t xml:space="preserve">Запрещено использовать </w:t>
                </w:r>
                <w:proofErr w:type="spellStart"/>
                <w:r w:rsidRPr="001110B6">
                  <w:rPr>
                    <w:rFonts w:ascii="Times New Roman" w:hAnsi="Times New Roman" w:cs="Times New Roman"/>
                  </w:rPr>
                  <w:t>user</w:t>
                </w:r>
                <w:proofErr w:type="spellEnd"/>
                <w:r w:rsidRPr="001110B6">
                  <w:rPr>
                    <w:rFonts w:ascii="Times New Roman" w:hAnsi="Times New Roman" w:cs="Times New Roman"/>
                  </w:rPr>
                  <w:t xml:space="preserve"> </w:t>
                </w:r>
                <w:proofErr w:type="spellStart"/>
                <w:r w:rsidRPr="001110B6">
                  <w:rPr>
                    <w:rFonts w:ascii="Times New Roman" w:hAnsi="Times New Roman" w:cs="Times New Roman"/>
                  </w:rPr>
                  <w:t>impersonation</w:t>
                </w:r>
                <w:proofErr w:type="spellEnd"/>
                <w:r w:rsidRPr="001110B6">
                  <w:rPr>
                    <w:rFonts w:ascii="Times New Roman" w:hAnsi="Times New Roman" w:cs="Times New Roman"/>
                  </w:rPr>
                  <w:t xml:space="preserve"> (возможность выполнять действия под другими аккаунтами)</w:t>
                </w:r>
              </w:p>
            </w:tc>
          </w:tr>
          <w:tr w:rsidR="00E94F32" w:rsidRPr="001110B6" w14:paraId="59C81EBB" w14:textId="77777777" w:rsidTr="00450A00">
            <w:trPr>
              <w:trHeight w:val="300"/>
            </w:trPr>
            <w:tc>
              <w:tcPr>
                <w:tcW w:w="0" w:type="auto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  <w:hideMark/>
              </w:tcPr>
              <w:p w14:paraId="3CEEC0FC" w14:textId="77777777" w:rsidR="00E94F32" w:rsidRPr="001110B6" w:rsidRDefault="00E94F32" w:rsidP="00450A00">
                <w:pPr>
                  <w:jc w:val="both"/>
                  <w:rPr>
                    <w:rFonts w:ascii="Times New Roman" w:hAnsi="Times New Roman" w:cs="Times New Roman"/>
                  </w:rPr>
                </w:pPr>
              </w:p>
            </w:tc>
            <w:tc>
              <w:tcPr>
                <w:tcW w:w="0" w:type="auto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  <w:p w14:paraId="2E6E5538" w14:textId="77777777" w:rsidR="00E94F32" w:rsidRPr="001110B6" w:rsidRDefault="00E94F32" w:rsidP="00450A00">
                <w:pPr>
                  <w:pStyle w:val="BodyText"/>
                  <w:tabs>
                    <w:tab w:val="num" w:pos="567"/>
                  </w:tabs>
                  <w:spacing w:after="0"/>
                  <w:ind w:left="142"/>
                  <w:jc w:val="both"/>
                  <w:rPr>
                    <w:rFonts w:ascii="Times New Roman" w:hAnsi="Times New Roman" w:cs="Times New Roman"/>
                  </w:rPr>
                </w:pPr>
                <w:r w:rsidRPr="001110B6">
                  <w:rPr>
                    <w:rFonts w:ascii="Times New Roman" w:hAnsi="Times New Roman" w:cs="Times New Roman"/>
                  </w:rPr>
                  <w:t xml:space="preserve">Предотвратить </w:t>
                </w:r>
                <w:proofErr w:type="spellStart"/>
                <w:r w:rsidRPr="001110B6">
                  <w:rPr>
                    <w:rFonts w:ascii="Times New Roman" w:hAnsi="Times New Roman" w:cs="Times New Roman"/>
                  </w:rPr>
                  <w:t>автомонтирование</w:t>
                </w:r>
                <w:proofErr w:type="spellEnd"/>
                <w:r w:rsidRPr="001110B6">
                  <w:rPr>
                    <w:rFonts w:ascii="Times New Roman" w:hAnsi="Times New Roman" w:cs="Times New Roman"/>
                  </w:rPr>
                  <w:t xml:space="preserve"> токена </w:t>
                </w:r>
                <w:proofErr w:type="spellStart"/>
                <w:r w:rsidRPr="001110B6">
                  <w:rPr>
                    <w:rFonts w:ascii="Times New Roman" w:hAnsi="Times New Roman" w:cs="Times New Roman"/>
                  </w:rPr>
                  <w:t>service-account</w:t>
                </w:r>
                <w:proofErr w:type="spellEnd"/>
                <w:r w:rsidRPr="001110B6">
                  <w:rPr>
                    <w:rFonts w:ascii="Times New Roman" w:hAnsi="Times New Roman" w:cs="Times New Roman"/>
                  </w:rPr>
                  <w:t xml:space="preserve"> в приложение</w:t>
                </w:r>
              </w:p>
            </w:tc>
          </w:tr>
          <w:tr w:rsidR="00E94F32" w:rsidRPr="001110B6" w14:paraId="4365AE60" w14:textId="77777777" w:rsidTr="00450A00">
            <w:trPr>
              <w:trHeight w:val="300"/>
            </w:trPr>
            <w:tc>
              <w:tcPr>
                <w:tcW w:w="0" w:type="auto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  <w:hideMark/>
              </w:tcPr>
              <w:p w14:paraId="6D4FE085" w14:textId="77777777" w:rsidR="00E94F32" w:rsidRPr="001110B6" w:rsidRDefault="00E94F32" w:rsidP="00450A00">
                <w:pPr>
                  <w:jc w:val="both"/>
                  <w:rPr>
                    <w:rFonts w:ascii="Times New Roman" w:hAnsi="Times New Roman" w:cs="Times New Roman"/>
                  </w:rPr>
                </w:pPr>
              </w:p>
            </w:tc>
            <w:tc>
              <w:tcPr>
                <w:tcW w:w="0" w:type="auto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  <w:p w14:paraId="2C65406F" w14:textId="77777777" w:rsidR="00E94F32" w:rsidRPr="001110B6" w:rsidRDefault="00E94F32" w:rsidP="00450A00">
                <w:pPr>
                  <w:pStyle w:val="BodyText"/>
                  <w:tabs>
                    <w:tab w:val="num" w:pos="567"/>
                  </w:tabs>
                  <w:spacing w:after="0"/>
                  <w:ind w:left="142"/>
                  <w:jc w:val="both"/>
                  <w:rPr>
                    <w:rFonts w:ascii="Times New Roman" w:hAnsi="Times New Roman" w:cs="Times New Roman"/>
                  </w:rPr>
                </w:pPr>
                <w:r w:rsidRPr="001110B6">
                  <w:rPr>
                    <w:rFonts w:ascii="Times New Roman" w:hAnsi="Times New Roman" w:cs="Times New Roman"/>
                  </w:rPr>
                  <w:t xml:space="preserve">По умолчанию приложения должны проектироваться и разрабатываться с учетом отсутствия необходимости запуска приложений </w:t>
                </w:r>
                <w:proofErr w:type="gramStart"/>
                <w:r w:rsidRPr="001110B6">
                  <w:rPr>
                    <w:rFonts w:ascii="Times New Roman" w:hAnsi="Times New Roman" w:cs="Times New Roman"/>
                  </w:rPr>
                  <w:t>из под</w:t>
                </w:r>
                <w:proofErr w:type="gramEnd"/>
                <w:r w:rsidRPr="001110B6">
                  <w:rPr>
                    <w:rFonts w:ascii="Times New Roman" w:hAnsi="Times New Roman" w:cs="Times New Roman"/>
                  </w:rPr>
                  <w:t xml:space="preserve"> </w:t>
                </w:r>
                <w:proofErr w:type="spellStart"/>
                <w:r w:rsidRPr="001110B6">
                  <w:rPr>
                    <w:rFonts w:ascii="Times New Roman" w:hAnsi="Times New Roman" w:cs="Times New Roman"/>
                  </w:rPr>
                  <w:t>root</w:t>
                </w:r>
                <w:proofErr w:type="spellEnd"/>
                <w:r w:rsidRPr="001110B6">
                  <w:rPr>
                    <w:rFonts w:ascii="Times New Roman" w:hAnsi="Times New Roman" w:cs="Times New Roman"/>
                  </w:rPr>
                  <w:t xml:space="preserve"> либо с возможностью повышения привилегий</w:t>
                </w:r>
              </w:p>
            </w:tc>
          </w:tr>
          <w:tr w:rsidR="00E94F32" w:rsidRPr="001110B6" w14:paraId="51EF131C" w14:textId="77777777" w:rsidTr="00450A00">
            <w:trPr>
              <w:trHeight w:val="300"/>
            </w:trPr>
            <w:tc>
              <w:tcPr>
                <w:tcW w:w="0" w:type="auto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  <w:hideMark/>
              </w:tcPr>
              <w:p w14:paraId="2EDF80BA" w14:textId="77777777" w:rsidR="00E94F32" w:rsidRPr="001110B6" w:rsidRDefault="00E94F32" w:rsidP="00450A00">
                <w:pPr>
                  <w:jc w:val="both"/>
                  <w:rPr>
                    <w:rFonts w:ascii="Times New Roman" w:hAnsi="Times New Roman" w:cs="Times New Roman"/>
                  </w:rPr>
                </w:pPr>
              </w:p>
            </w:tc>
            <w:tc>
              <w:tcPr>
                <w:tcW w:w="0" w:type="auto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14:paraId="4F5A2FF8" w14:textId="77777777" w:rsidR="00E94F32" w:rsidRPr="001110B6" w:rsidRDefault="00E94F32" w:rsidP="00450A00">
                <w:pPr>
                  <w:pStyle w:val="BodyText"/>
                  <w:tabs>
                    <w:tab w:val="num" w:pos="567"/>
                  </w:tabs>
                  <w:spacing w:after="0"/>
                  <w:ind w:left="142"/>
                  <w:jc w:val="both"/>
                  <w:rPr>
                    <w:rFonts w:ascii="Times New Roman" w:hAnsi="Times New Roman" w:cs="Times New Roman"/>
                  </w:rPr>
                </w:pPr>
                <w:r w:rsidRPr="001110B6">
                  <w:rPr>
                    <w:rFonts w:ascii="Times New Roman" w:hAnsi="Times New Roman" w:cs="Times New Roman"/>
                  </w:rPr>
                  <w:t>В приложении включен запрет на повышение привилегий</w:t>
                </w:r>
              </w:p>
            </w:tc>
          </w:tr>
          <w:tr w:rsidR="00E94F32" w:rsidRPr="001110B6" w14:paraId="2C8C6BEE" w14:textId="77777777" w:rsidTr="00450A00">
            <w:trPr>
              <w:trHeight w:val="480"/>
            </w:trPr>
            <w:tc>
              <w:tcPr>
                <w:tcW w:w="0" w:type="auto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  <w:p w14:paraId="5BBD0717" w14:textId="77777777" w:rsidR="00E94F32" w:rsidRPr="001110B6" w:rsidRDefault="00E94F32" w:rsidP="00450A00">
                <w:pPr>
                  <w:jc w:val="both"/>
                  <w:rPr>
                    <w:rFonts w:ascii="Times New Roman" w:hAnsi="Times New Roman" w:cs="Times New Roman"/>
                    <w:i/>
                    <w:iCs/>
                  </w:rPr>
                </w:pPr>
                <w:r w:rsidRPr="001110B6">
                  <w:rPr>
                    <w:rFonts w:ascii="Times New Roman" w:hAnsi="Times New Roman" w:cs="Times New Roman"/>
                    <w:i/>
                    <w:iCs/>
                  </w:rPr>
                  <w:t>Безопасная работа с секретами</w:t>
                </w:r>
              </w:p>
            </w:tc>
            <w:tc>
              <w:tcPr>
                <w:tcW w:w="0" w:type="auto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  <w:p w14:paraId="7DC5E919" w14:textId="77777777" w:rsidR="00E94F32" w:rsidRPr="001110B6" w:rsidRDefault="00E94F32" w:rsidP="00450A00">
                <w:pPr>
                  <w:pStyle w:val="BodyText"/>
                  <w:tabs>
                    <w:tab w:val="num" w:pos="567"/>
                  </w:tabs>
                  <w:spacing w:after="0"/>
                  <w:ind w:left="142"/>
                  <w:jc w:val="both"/>
                  <w:rPr>
                    <w:rFonts w:ascii="Times New Roman" w:hAnsi="Times New Roman" w:cs="Times New Roman"/>
                  </w:rPr>
                </w:pPr>
                <w:r w:rsidRPr="001110B6">
                  <w:rPr>
                    <w:rFonts w:ascii="Times New Roman" w:hAnsi="Times New Roman" w:cs="Times New Roman"/>
                  </w:rPr>
                  <w:t>Запрещено хранение секретов в исходном коде приложения. Секреты должны передаваться в переменные приложения при запуске в контейнере из Системы управления секретами</w:t>
                </w:r>
              </w:p>
            </w:tc>
          </w:tr>
          <w:tr w:rsidR="00E94F32" w:rsidRPr="001110B6" w14:paraId="361D979A" w14:textId="77777777" w:rsidTr="00450A00">
            <w:trPr>
              <w:trHeight w:val="480"/>
            </w:trPr>
            <w:tc>
              <w:tcPr>
                <w:tcW w:w="0" w:type="auto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  <w:hideMark/>
              </w:tcPr>
              <w:p w14:paraId="22154914" w14:textId="77777777" w:rsidR="00E94F32" w:rsidRPr="001110B6" w:rsidRDefault="00E94F32" w:rsidP="00450A00">
                <w:pPr>
                  <w:jc w:val="both"/>
                  <w:rPr>
                    <w:rFonts w:ascii="Times New Roman" w:hAnsi="Times New Roman" w:cs="Times New Roman"/>
                  </w:rPr>
                </w:pPr>
              </w:p>
            </w:tc>
            <w:tc>
              <w:tcPr>
                <w:tcW w:w="0" w:type="auto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  <w:p w14:paraId="25A13FE9" w14:textId="77777777" w:rsidR="00E94F32" w:rsidRPr="001110B6" w:rsidRDefault="00E94F32" w:rsidP="00450A00">
                <w:pPr>
                  <w:pStyle w:val="BodyText"/>
                  <w:spacing w:after="0"/>
                  <w:ind w:left="142"/>
                  <w:jc w:val="both"/>
                  <w:rPr>
                    <w:rFonts w:ascii="Times New Roman" w:hAnsi="Times New Roman" w:cs="Times New Roman"/>
                  </w:rPr>
                </w:pPr>
                <w:r w:rsidRPr="001110B6">
                  <w:rPr>
                    <w:rFonts w:ascii="Times New Roman" w:hAnsi="Times New Roman" w:cs="Times New Roman"/>
                  </w:rPr>
                  <w:t xml:space="preserve">Секреты, используемые в конвейерах </w:t>
                </w:r>
                <w:r w:rsidRPr="001110B6">
                  <w:rPr>
                    <w:rFonts w:ascii="Times New Roman" w:hAnsi="Times New Roman" w:cs="Times New Roman"/>
                    <w:lang w:val="en-US"/>
                  </w:rPr>
                  <w:t>GitLab</w:t>
                </w:r>
                <w:r w:rsidRPr="001110B6">
                  <w:rPr>
                    <w:rFonts w:ascii="Times New Roman" w:hAnsi="Times New Roman" w:cs="Times New Roman"/>
                  </w:rPr>
                  <w:t xml:space="preserve"> разрешено хранить в переменных с типом «секретная», «защитных файлах», настройках сервисных подключений.</w:t>
                </w:r>
              </w:p>
            </w:tc>
          </w:tr>
          <w:tr w:rsidR="00E94F32" w:rsidRPr="001110B6" w14:paraId="2F9BF609" w14:textId="77777777" w:rsidTr="00450A00">
            <w:trPr>
              <w:trHeight w:val="480"/>
            </w:trPr>
            <w:tc>
              <w:tcPr>
                <w:tcW w:w="0" w:type="auto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  <w:p w14:paraId="284DAD23" w14:textId="77777777" w:rsidR="00E94F32" w:rsidRPr="001110B6" w:rsidRDefault="00E94F32" w:rsidP="00450A00">
                <w:pPr>
                  <w:jc w:val="both"/>
                  <w:rPr>
                    <w:rFonts w:ascii="Times New Roman" w:hAnsi="Times New Roman" w:cs="Times New Roman"/>
                    <w:i/>
                    <w:iCs/>
                  </w:rPr>
                </w:pPr>
                <w:r w:rsidRPr="001110B6">
                  <w:rPr>
                    <w:rFonts w:ascii="Times New Roman" w:hAnsi="Times New Roman" w:cs="Times New Roman"/>
                    <w:i/>
                    <w:iCs/>
                  </w:rPr>
                  <w:t>Аудит и журналирование</w:t>
                </w:r>
              </w:p>
            </w:tc>
            <w:tc>
              <w:tcPr>
                <w:tcW w:w="0" w:type="auto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  <w:p w14:paraId="46F7E86A" w14:textId="77777777" w:rsidR="00E94F32" w:rsidRPr="001110B6" w:rsidRDefault="00E94F32" w:rsidP="00450A00">
                <w:pPr>
                  <w:pStyle w:val="BodyText"/>
                  <w:tabs>
                    <w:tab w:val="num" w:pos="567"/>
                  </w:tabs>
                  <w:spacing w:after="0"/>
                  <w:ind w:left="142"/>
                  <w:jc w:val="both"/>
                  <w:rPr>
                    <w:rFonts w:ascii="Times New Roman" w:hAnsi="Times New Roman" w:cs="Times New Roman"/>
                  </w:rPr>
                </w:pPr>
                <w:r w:rsidRPr="001110B6">
                  <w:rPr>
                    <w:rFonts w:ascii="Times New Roman" w:hAnsi="Times New Roman" w:cs="Times New Roman"/>
                  </w:rPr>
                  <w:t>Просмотр состояния, метрик и журналов работы приложений разработчиками и прочими заинтересованными лицами должен осуществляться при помощи централизованных средств мониторинга и сбора журналов</w:t>
                </w:r>
              </w:p>
            </w:tc>
          </w:tr>
          <w:tr w:rsidR="00E94F32" w:rsidRPr="001110B6" w14:paraId="730A029B" w14:textId="77777777" w:rsidTr="00450A00">
            <w:trPr>
              <w:trHeight w:val="1200"/>
            </w:trPr>
            <w:tc>
              <w:tcPr>
                <w:tcW w:w="0" w:type="auto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  <w:p w14:paraId="0D3A94B5" w14:textId="77777777" w:rsidR="00E94F32" w:rsidRPr="001110B6" w:rsidRDefault="00E94F32" w:rsidP="00450A00">
                <w:pPr>
                  <w:jc w:val="both"/>
                  <w:rPr>
                    <w:rFonts w:ascii="Times New Roman" w:hAnsi="Times New Roman" w:cs="Times New Roman"/>
                    <w:i/>
                    <w:iCs/>
                  </w:rPr>
                </w:pPr>
                <w:r w:rsidRPr="001110B6">
                  <w:rPr>
                    <w:rFonts w:ascii="Times New Roman" w:hAnsi="Times New Roman" w:cs="Times New Roman"/>
                    <w:i/>
                    <w:iCs/>
                  </w:rPr>
                  <w:t>Сетевая безопасность</w:t>
                </w:r>
              </w:p>
            </w:tc>
            <w:tc>
              <w:tcPr>
                <w:tcW w:w="0" w:type="auto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  <w:p w14:paraId="1B67AAA3" w14:textId="77777777" w:rsidR="00E94F32" w:rsidRPr="001110B6" w:rsidRDefault="00E94F32" w:rsidP="00450A00">
                <w:pPr>
                  <w:pStyle w:val="BodyText"/>
                  <w:spacing w:after="0"/>
                  <w:ind w:left="142"/>
                  <w:jc w:val="both"/>
                  <w:rPr>
                    <w:rFonts w:ascii="Times New Roman" w:hAnsi="Times New Roman" w:cs="Times New Roman"/>
                  </w:rPr>
                </w:pPr>
                <w:r w:rsidRPr="001110B6">
                  <w:rPr>
                    <w:rFonts w:ascii="Times New Roman" w:hAnsi="Times New Roman" w:cs="Times New Roman"/>
                  </w:rPr>
                  <w:t xml:space="preserve">Взаимодействие между пространствами имен должно быть ограничено </w:t>
                </w:r>
                <w:proofErr w:type="spellStart"/>
                <w:r w:rsidRPr="001110B6">
                  <w:rPr>
                    <w:rFonts w:ascii="Times New Roman" w:hAnsi="Times New Roman" w:cs="Times New Roman"/>
                  </w:rPr>
                  <w:t>NetworkPolicy</w:t>
                </w:r>
                <w:proofErr w:type="spellEnd"/>
                <w:r w:rsidRPr="001110B6">
                  <w:rPr>
                    <w:rFonts w:ascii="Times New Roman" w:hAnsi="Times New Roman" w:cs="Times New Roman"/>
                  </w:rPr>
                  <w:t xml:space="preserve"> в соответствии с принципами минимальных привилегий при помощи Плагина управления CNI, система управления безопасностью среды контейнеризации</w:t>
                </w:r>
              </w:p>
            </w:tc>
          </w:tr>
          <w:tr w:rsidR="00E94F32" w:rsidRPr="001110B6" w14:paraId="6F59676F" w14:textId="77777777" w:rsidTr="00450A00">
            <w:trPr>
              <w:trHeight w:val="796"/>
            </w:trPr>
            <w:tc>
              <w:tcPr>
                <w:tcW w:w="0" w:type="auto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14:paraId="6212FAE1" w14:textId="77777777" w:rsidR="00E94F32" w:rsidRPr="001110B6" w:rsidRDefault="00E94F32" w:rsidP="00450A00">
                <w:pPr>
                  <w:jc w:val="both"/>
                  <w:rPr>
                    <w:rFonts w:ascii="Times New Roman" w:hAnsi="Times New Roman" w:cs="Times New Roman"/>
                    <w:i/>
                    <w:iCs/>
                  </w:rPr>
                </w:pPr>
              </w:p>
            </w:tc>
            <w:tc>
              <w:tcPr>
                <w:tcW w:w="0" w:type="auto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14:paraId="0D2F6C46" w14:textId="77777777" w:rsidR="00E94F32" w:rsidRPr="001110B6" w:rsidRDefault="00E94F32" w:rsidP="00450A00">
                <w:pPr>
                  <w:pStyle w:val="BodyText"/>
                  <w:spacing w:after="0"/>
                  <w:ind w:left="142"/>
                  <w:jc w:val="both"/>
                  <w:rPr>
                    <w:rFonts w:ascii="Times New Roman" w:hAnsi="Times New Roman" w:cs="Times New Roman"/>
                  </w:rPr>
                </w:pPr>
                <w:r w:rsidRPr="001110B6">
                  <w:rPr>
                    <w:rFonts w:ascii="Times New Roman" w:hAnsi="Times New Roman" w:cs="Times New Roman"/>
                  </w:rPr>
                  <w:t>Интерфейсы сервисных компонентов кластера и инструментов инфраструктуры (сервисы мониторинга, сетевых политик, журналирования и т.д.) не должны публиковаться в Интернете</w:t>
                </w:r>
              </w:p>
            </w:tc>
          </w:tr>
          <w:tr w:rsidR="00E94F32" w:rsidRPr="001110B6" w14:paraId="12799D34" w14:textId="77777777" w:rsidTr="00450A00">
            <w:trPr>
              <w:trHeight w:val="480"/>
            </w:trPr>
            <w:tc>
              <w:tcPr>
                <w:tcW w:w="0" w:type="auto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  <w:hideMark/>
              </w:tcPr>
              <w:p w14:paraId="53E1FB65" w14:textId="77777777" w:rsidR="00E94F32" w:rsidRPr="001110B6" w:rsidRDefault="00E94F32" w:rsidP="00450A00">
                <w:pPr>
                  <w:jc w:val="both"/>
                  <w:rPr>
                    <w:rFonts w:ascii="Times New Roman" w:hAnsi="Times New Roman" w:cs="Times New Roman"/>
                  </w:rPr>
                </w:pPr>
              </w:p>
            </w:tc>
            <w:tc>
              <w:tcPr>
                <w:tcW w:w="0" w:type="auto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  <w:p w14:paraId="1F762517" w14:textId="77777777" w:rsidR="00E94F32" w:rsidRPr="001110B6" w:rsidRDefault="00E94F32" w:rsidP="00450A00">
                <w:pPr>
                  <w:pStyle w:val="BodyText"/>
                  <w:tabs>
                    <w:tab w:val="num" w:pos="1854"/>
                  </w:tabs>
                  <w:spacing w:after="0"/>
                  <w:ind w:left="142"/>
                  <w:jc w:val="both"/>
                  <w:rPr>
                    <w:rFonts w:ascii="Times New Roman" w:hAnsi="Times New Roman" w:cs="Times New Roman"/>
                  </w:rPr>
                </w:pPr>
                <w:r w:rsidRPr="001110B6">
                  <w:rPr>
                    <w:rFonts w:ascii="Times New Roman" w:hAnsi="Times New Roman" w:cs="Times New Roman"/>
                  </w:rPr>
                  <w:t xml:space="preserve">Работникам внешних организаций для доступа и управления приложениями в кластерах </w:t>
                </w:r>
                <w:proofErr w:type="spellStart"/>
                <w:r w:rsidRPr="001110B6">
                  <w:rPr>
                    <w:rFonts w:ascii="Times New Roman" w:hAnsi="Times New Roman" w:cs="Times New Roman"/>
                  </w:rPr>
                  <w:t>Kubernetes</w:t>
                </w:r>
                <w:proofErr w:type="spellEnd"/>
                <w:r w:rsidRPr="001110B6">
                  <w:rPr>
                    <w:rFonts w:ascii="Times New Roman" w:hAnsi="Times New Roman" w:cs="Times New Roman"/>
                  </w:rPr>
                  <w:t xml:space="preserve"> тестовой среды необходимо использовать инструмент командной строки, подключающийся к API </w:t>
                </w:r>
                <w:proofErr w:type="spellStart"/>
                <w:r w:rsidRPr="001110B6">
                  <w:rPr>
                    <w:rFonts w:ascii="Times New Roman" w:hAnsi="Times New Roman" w:cs="Times New Roman"/>
                  </w:rPr>
                  <w:t>Kubernetes</w:t>
                </w:r>
                <w:proofErr w:type="spellEnd"/>
                <w:r w:rsidRPr="001110B6">
                  <w:rPr>
                    <w:rFonts w:ascii="Times New Roman" w:hAnsi="Times New Roman" w:cs="Times New Roman"/>
                  </w:rPr>
                  <w:t xml:space="preserve"> при помощи </w:t>
                </w:r>
                <w:r w:rsidRPr="001110B6">
                  <w:rPr>
                    <w:rFonts w:ascii="Times New Roman" w:hAnsi="Times New Roman" w:cs="Times New Roman"/>
                    <w:lang w:val="en-US"/>
                  </w:rPr>
                  <w:t>Teleport</w:t>
                </w:r>
              </w:p>
            </w:tc>
          </w:tr>
          <w:tr w:rsidR="00E94F32" w:rsidRPr="001110B6" w14:paraId="16493700" w14:textId="77777777" w:rsidTr="00450A00">
            <w:trPr>
              <w:trHeight w:val="300"/>
            </w:trPr>
            <w:tc>
              <w:tcPr>
                <w:tcW w:w="0" w:type="auto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  <w:p w14:paraId="5E90900E" w14:textId="77777777" w:rsidR="00E94F32" w:rsidRPr="001110B6" w:rsidRDefault="00E94F32" w:rsidP="00450A00">
                <w:pPr>
                  <w:jc w:val="both"/>
                  <w:rPr>
                    <w:rFonts w:ascii="Times New Roman" w:hAnsi="Times New Roman" w:cs="Times New Roman"/>
                    <w:i/>
                    <w:iCs/>
                  </w:rPr>
                </w:pPr>
                <w:r w:rsidRPr="001110B6">
                  <w:rPr>
                    <w:rFonts w:ascii="Times New Roman" w:hAnsi="Times New Roman" w:cs="Times New Roman"/>
                    <w:i/>
                    <w:iCs/>
                  </w:rPr>
                  <w:t xml:space="preserve">Безопасная настройка </w:t>
                </w:r>
                <w:proofErr w:type="spellStart"/>
                <w:r w:rsidRPr="001110B6">
                  <w:rPr>
                    <w:rFonts w:ascii="Times New Roman" w:hAnsi="Times New Roman" w:cs="Times New Roman"/>
                    <w:i/>
                    <w:iCs/>
                  </w:rPr>
                  <w:t>production</w:t>
                </w:r>
                <w:proofErr w:type="spellEnd"/>
                <w:r w:rsidRPr="001110B6">
                  <w:rPr>
                    <w:rFonts w:ascii="Times New Roman" w:hAnsi="Times New Roman" w:cs="Times New Roman"/>
                    <w:i/>
                    <w:iCs/>
                  </w:rPr>
                  <w:t xml:space="preserve"> среды</w:t>
                </w:r>
              </w:p>
            </w:tc>
            <w:tc>
              <w:tcPr>
                <w:tcW w:w="0" w:type="auto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  <w:p w14:paraId="6AF363D1" w14:textId="77777777" w:rsidR="00E94F32" w:rsidRPr="001110B6" w:rsidRDefault="00E94F32" w:rsidP="00450A00">
                <w:pPr>
                  <w:pStyle w:val="BodyText"/>
                  <w:tabs>
                    <w:tab w:val="num" w:pos="567"/>
                  </w:tabs>
                  <w:spacing w:after="0"/>
                  <w:ind w:left="142"/>
                  <w:jc w:val="both"/>
                  <w:rPr>
                    <w:rFonts w:ascii="Times New Roman" w:hAnsi="Times New Roman" w:cs="Times New Roman"/>
                  </w:rPr>
                </w:pPr>
                <w:r w:rsidRPr="001110B6">
                  <w:rPr>
                    <w:rFonts w:ascii="Times New Roman" w:hAnsi="Times New Roman" w:cs="Times New Roman"/>
                  </w:rPr>
                  <w:t xml:space="preserve">Не запускайте </w:t>
                </w:r>
                <w:proofErr w:type="spellStart"/>
                <w:r w:rsidRPr="001110B6">
                  <w:rPr>
                    <w:rFonts w:ascii="Times New Roman" w:hAnsi="Times New Roman" w:cs="Times New Roman"/>
                  </w:rPr>
                  <w:t>pod</w:t>
                </w:r>
                <w:proofErr w:type="spellEnd"/>
                <w:r w:rsidRPr="001110B6">
                  <w:rPr>
                    <w:rFonts w:ascii="Times New Roman" w:hAnsi="Times New Roman" w:cs="Times New Roman"/>
                  </w:rPr>
                  <w:t xml:space="preserve"> под учетной записью </w:t>
                </w:r>
                <w:proofErr w:type="spellStart"/>
                <w:r w:rsidRPr="001110B6">
                  <w:rPr>
                    <w:rFonts w:ascii="Times New Roman" w:hAnsi="Times New Roman" w:cs="Times New Roman"/>
                  </w:rPr>
                  <w:t>root</w:t>
                </w:r>
                <w:proofErr w:type="spellEnd"/>
                <w:r w:rsidRPr="001110B6">
                  <w:rPr>
                    <w:rFonts w:ascii="Times New Roman" w:hAnsi="Times New Roman" w:cs="Times New Roman"/>
                  </w:rPr>
                  <w:t xml:space="preserve"> - UID 0</w:t>
                </w:r>
              </w:p>
            </w:tc>
          </w:tr>
          <w:tr w:rsidR="00E94F32" w:rsidRPr="001110B6" w14:paraId="29130A11" w14:textId="77777777" w:rsidTr="00450A00">
            <w:trPr>
              <w:trHeight w:val="300"/>
            </w:trPr>
            <w:tc>
              <w:tcPr>
                <w:tcW w:w="0" w:type="auto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  <w:hideMark/>
              </w:tcPr>
              <w:p w14:paraId="11CFA809" w14:textId="77777777" w:rsidR="00E94F32" w:rsidRPr="001110B6" w:rsidRDefault="00E94F32" w:rsidP="00450A00">
                <w:pPr>
                  <w:jc w:val="both"/>
                  <w:rPr>
                    <w:rFonts w:ascii="Times New Roman" w:hAnsi="Times New Roman" w:cs="Times New Roman"/>
                  </w:rPr>
                </w:pPr>
              </w:p>
            </w:tc>
            <w:tc>
              <w:tcPr>
                <w:tcW w:w="0" w:type="auto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  <w:p w14:paraId="666E1B1D" w14:textId="77777777" w:rsidR="00E94F32" w:rsidRPr="001110B6" w:rsidRDefault="00E94F32" w:rsidP="00450A00">
                <w:pPr>
                  <w:pStyle w:val="BodyText"/>
                  <w:tabs>
                    <w:tab w:val="num" w:pos="567"/>
                  </w:tabs>
                  <w:spacing w:after="0"/>
                  <w:ind w:left="142"/>
                  <w:jc w:val="both"/>
                  <w:rPr>
                    <w:rFonts w:ascii="Times New Roman" w:hAnsi="Times New Roman" w:cs="Times New Roman"/>
                  </w:rPr>
                </w:pPr>
                <w:r w:rsidRPr="001110B6">
                  <w:rPr>
                    <w:rFonts w:ascii="Times New Roman" w:hAnsi="Times New Roman" w:cs="Times New Roman"/>
                  </w:rPr>
                  <w:t>Запускать контейнеры только под непривилегированным пользователем</w:t>
                </w:r>
              </w:p>
            </w:tc>
          </w:tr>
          <w:tr w:rsidR="00E94F32" w:rsidRPr="001110B6" w14:paraId="1D539A00" w14:textId="77777777" w:rsidTr="00450A00">
            <w:trPr>
              <w:trHeight w:val="300"/>
            </w:trPr>
            <w:tc>
              <w:tcPr>
                <w:tcW w:w="0" w:type="auto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  <w:hideMark/>
              </w:tcPr>
              <w:p w14:paraId="5A76028B" w14:textId="77777777" w:rsidR="00E94F32" w:rsidRPr="001110B6" w:rsidRDefault="00E94F32" w:rsidP="00450A00">
                <w:pPr>
                  <w:jc w:val="both"/>
                  <w:rPr>
                    <w:rFonts w:ascii="Times New Roman" w:hAnsi="Times New Roman" w:cs="Times New Roman"/>
                  </w:rPr>
                </w:pPr>
              </w:p>
            </w:tc>
            <w:tc>
              <w:tcPr>
                <w:tcW w:w="0" w:type="auto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  <w:p w14:paraId="7C4C7C90" w14:textId="77777777" w:rsidR="00E94F32" w:rsidRPr="001110B6" w:rsidRDefault="00E94F32" w:rsidP="00450A00">
                <w:pPr>
                  <w:pStyle w:val="BodyText"/>
                  <w:tabs>
                    <w:tab w:val="num" w:pos="567"/>
                  </w:tabs>
                  <w:spacing w:after="0"/>
                  <w:ind w:left="142"/>
                  <w:jc w:val="both"/>
                  <w:rPr>
                    <w:rFonts w:ascii="Times New Roman" w:hAnsi="Times New Roman" w:cs="Times New Roman"/>
                  </w:rPr>
                </w:pPr>
                <w:r w:rsidRPr="001110B6">
                  <w:rPr>
                    <w:rFonts w:ascii="Times New Roman" w:hAnsi="Times New Roman" w:cs="Times New Roman"/>
                  </w:rPr>
                  <w:t xml:space="preserve">Установить параметр </w:t>
                </w:r>
                <w:proofErr w:type="spellStart"/>
                <w:r w:rsidRPr="001110B6">
                  <w:rPr>
                    <w:rFonts w:ascii="Times New Roman" w:hAnsi="Times New Roman" w:cs="Times New Roman"/>
                  </w:rPr>
                  <w:t>runAsUser</w:t>
                </w:r>
                <w:proofErr w:type="spellEnd"/>
                <w:r w:rsidRPr="001110B6">
                  <w:rPr>
                    <w:rFonts w:ascii="Times New Roman" w:hAnsi="Times New Roman" w:cs="Times New Roman"/>
                  </w:rPr>
                  <w:t xml:space="preserve"> для всех приложений</w:t>
                </w:r>
              </w:p>
            </w:tc>
          </w:tr>
          <w:tr w:rsidR="00E94F32" w:rsidRPr="001110B6" w14:paraId="1C133C8A" w14:textId="77777777" w:rsidTr="00450A00">
            <w:trPr>
              <w:trHeight w:val="300"/>
            </w:trPr>
            <w:tc>
              <w:tcPr>
                <w:tcW w:w="0" w:type="auto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  <w:hideMark/>
              </w:tcPr>
              <w:p w14:paraId="2B47A4E1" w14:textId="77777777" w:rsidR="00E94F32" w:rsidRPr="001110B6" w:rsidRDefault="00E94F32" w:rsidP="00450A00">
                <w:pPr>
                  <w:jc w:val="both"/>
                  <w:rPr>
                    <w:rFonts w:ascii="Times New Roman" w:hAnsi="Times New Roman" w:cs="Times New Roman"/>
                  </w:rPr>
                </w:pPr>
              </w:p>
            </w:tc>
            <w:tc>
              <w:tcPr>
                <w:tcW w:w="0" w:type="auto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  <w:p w14:paraId="768D0C06" w14:textId="77777777" w:rsidR="00E94F32" w:rsidRPr="001110B6" w:rsidRDefault="00E94F32" w:rsidP="00450A00">
                <w:pPr>
                  <w:pStyle w:val="BodyText"/>
                  <w:tabs>
                    <w:tab w:val="num" w:pos="567"/>
                  </w:tabs>
                  <w:spacing w:after="0"/>
                  <w:ind w:left="142"/>
                  <w:jc w:val="both"/>
                  <w:rPr>
                    <w:rFonts w:ascii="Times New Roman" w:hAnsi="Times New Roman" w:cs="Times New Roman"/>
                  </w:rPr>
                </w:pPr>
                <w:r w:rsidRPr="001110B6">
                  <w:rPr>
                    <w:rFonts w:ascii="Times New Roman" w:hAnsi="Times New Roman" w:cs="Times New Roman"/>
                  </w:rPr>
                  <w:t xml:space="preserve">Установить </w:t>
                </w:r>
                <w:proofErr w:type="spellStart"/>
                <w:r w:rsidRPr="001110B6">
                  <w:rPr>
                    <w:rFonts w:ascii="Times New Roman" w:hAnsi="Times New Roman" w:cs="Times New Roman"/>
                  </w:rPr>
                  <w:t>allowPrivilegeEscalation</w:t>
                </w:r>
                <w:proofErr w:type="spellEnd"/>
                <w:r w:rsidRPr="001110B6">
                  <w:rPr>
                    <w:rFonts w:ascii="Times New Roman" w:hAnsi="Times New Roman" w:cs="Times New Roman"/>
                  </w:rPr>
                  <w:t xml:space="preserve"> - </w:t>
                </w:r>
                <w:proofErr w:type="spellStart"/>
                <w:r w:rsidRPr="001110B6">
                  <w:rPr>
                    <w:rFonts w:ascii="Times New Roman" w:hAnsi="Times New Roman" w:cs="Times New Roman"/>
                  </w:rPr>
                  <w:t>false</w:t>
                </w:r>
                <w:proofErr w:type="spellEnd"/>
              </w:p>
            </w:tc>
          </w:tr>
          <w:tr w:rsidR="00E94F32" w:rsidRPr="001110B6" w14:paraId="2A361197" w14:textId="77777777" w:rsidTr="00450A00">
            <w:trPr>
              <w:trHeight w:val="300"/>
            </w:trPr>
            <w:tc>
              <w:tcPr>
                <w:tcW w:w="0" w:type="auto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  <w:hideMark/>
              </w:tcPr>
              <w:p w14:paraId="29064570" w14:textId="77777777" w:rsidR="00E94F32" w:rsidRPr="001110B6" w:rsidRDefault="00E94F32" w:rsidP="00450A00">
                <w:pPr>
                  <w:jc w:val="both"/>
                  <w:rPr>
                    <w:rFonts w:ascii="Times New Roman" w:hAnsi="Times New Roman" w:cs="Times New Roman"/>
                  </w:rPr>
                </w:pPr>
              </w:p>
            </w:tc>
            <w:tc>
              <w:tcPr>
                <w:tcW w:w="0" w:type="auto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  <w:p w14:paraId="70A2A237" w14:textId="77777777" w:rsidR="00E94F32" w:rsidRPr="001110B6" w:rsidRDefault="00E94F32" w:rsidP="00450A00">
                <w:pPr>
                  <w:pStyle w:val="BodyText"/>
                  <w:tabs>
                    <w:tab w:val="num" w:pos="567"/>
                  </w:tabs>
                  <w:spacing w:after="0"/>
                  <w:ind w:left="142"/>
                  <w:jc w:val="both"/>
                  <w:rPr>
                    <w:rFonts w:ascii="Times New Roman" w:hAnsi="Times New Roman" w:cs="Times New Roman"/>
                  </w:rPr>
                </w:pPr>
                <w:r w:rsidRPr="001110B6">
                  <w:rPr>
                    <w:rFonts w:ascii="Times New Roman" w:hAnsi="Times New Roman" w:cs="Times New Roman"/>
                  </w:rPr>
                  <w:t xml:space="preserve">Не запускайте привилегированный </w:t>
                </w:r>
                <w:proofErr w:type="spellStart"/>
                <w:r w:rsidRPr="001110B6">
                  <w:rPr>
                    <w:rFonts w:ascii="Times New Roman" w:hAnsi="Times New Roman" w:cs="Times New Roman"/>
                  </w:rPr>
                  <w:t>pod</w:t>
                </w:r>
                <w:proofErr w:type="spellEnd"/>
                <w:r w:rsidRPr="001110B6">
                  <w:rPr>
                    <w:rFonts w:ascii="Times New Roman" w:hAnsi="Times New Roman" w:cs="Times New Roman"/>
                  </w:rPr>
                  <w:t xml:space="preserve"> (</w:t>
                </w:r>
                <w:proofErr w:type="spellStart"/>
                <w:r w:rsidRPr="001110B6">
                  <w:rPr>
                    <w:rFonts w:ascii="Times New Roman" w:hAnsi="Times New Roman" w:cs="Times New Roman"/>
                  </w:rPr>
                  <w:t>privileged</w:t>
                </w:r>
                <w:proofErr w:type="spellEnd"/>
                <w:r w:rsidRPr="001110B6">
                  <w:rPr>
                    <w:rFonts w:ascii="Times New Roman" w:hAnsi="Times New Roman" w:cs="Times New Roman"/>
                  </w:rPr>
                  <w:t xml:space="preserve">: </w:t>
                </w:r>
                <w:proofErr w:type="spellStart"/>
                <w:r w:rsidRPr="001110B6">
                  <w:rPr>
                    <w:rFonts w:ascii="Times New Roman" w:hAnsi="Times New Roman" w:cs="Times New Roman"/>
                  </w:rPr>
                  <w:t>true</w:t>
                </w:r>
                <w:proofErr w:type="spellEnd"/>
                <w:r w:rsidRPr="001110B6">
                  <w:rPr>
                    <w:rFonts w:ascii="Times New Roman" w:hAnsi="Times New Roman" w:cs="Times New Roman"/>
                  </w:rPr>
                  <w:t>)</w:t>
                </w:r>
              </w:p>
            </w:tc>
          </w:tr>
          <w:tr w:rsidR="00E94F32" w:rsidRPr="001110B6" w14:paraId="5AE844B7" w14:textId="77777777" w:rsidTr="00450A00">
            <w:trPr>
              <w:trHeight w:val="300"/>
            </w:trPr>
            <w:tc>
              <w:tcPr>
                <w:tcW w:w="0" w:type="auto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  <w:hideMark/>
              </w:tcPr>
              <w:p w14:paraId="774DA033" w14:textId="77777777" w:rsidR="00E94F32" w:rsidRPr="001110B6" w:rsidRDefault="00E94F32" w:rsidP="00450A00">
                <w:pPr>
                  <w:jc w:val="both"/>
                  <w:rPr>
                    <w:rFonts w:ascii="Times New Roman" w:hAnsi="Times New Roman" w:cs="Times New Roman"/>
                  </w:rPr>
                </w:pPr>
              </w:p>
            </w:tc>
            <w:tc>
              <w:tcPr>
                <w:tcW w:w="0" w:type="auto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  <w:p w14:paraId="7807B644" w14:textId="77777777" w:rsidR="00E94F32" w:rsidRPr="001110B6" w:rsidRDefault="00E94F32" w:rsidP="00450A00">
                <w:pPr>
                  <w:pStyle w:val="BodyText"/>
                  <w:tabs>
                    <w:tab w:val="num" w:pos="567"/>
                  </w:tabs>
                  <w:spacing w:after="0"/>
                  <w:ind w:left="142"/>
                  <w:jc w:val="both"/>
                  <w:rPr>
                    <w:rFonts w:ascii="Times New Roman" w:hAnsi="Times New Roman" w:cs="Times New Roman"/>
                  </w:rPr>
                </w:pPr>
                <w:r w:rsidRPr="001110B6">
                  <w:rPr>
                    <w:rFonts w:ascii="Times New Roman" w:hAnsi="Times New Roman" w:cs="Times New Roman"/>
                  </w:rPr>
                  <w:t xml:space="preserve">Рекомендуется установить </w:t>
                </w:r>
                <w:proofErr w:type="spellStart"/>
                <w:r w:rsidRPr="001110B6">
                  <w:rPr>
                    <w:rFonts w:ascii="Times New Roman" w:hAnsi="Times New Roman" w:cs="Times New Roman"/>
                  </w:rPr>
                  <w:t>readonlyRootFilesystem</w:t>
                </w:r>
                <w:proofErr w:type="spellEnd"/>
                <w:r w:rsidRPr="001110B6">
                  <w:rPr>
                    <w:rFonts w:ascii="Times New Roman" w:hAnsi="Times New Roman" w:cs="Times New Roman"/>
                  </w:rPr>
                  <w:t xml:space="preserve"> - </w:t>
                </w:r>
                <w:proofErr w:type="spellStart"/>
                <w:r w:rsidRPr="001110B6">
                  <w:rPr>
                    <w:rFonts w:ascii="Times New Roman" w:hAnsi="Times New Roman" w:cs="Times New Roman"/>
                  </w:rPr>
                  <w:t>true</w:t>
                </w:r>
                <w:proofErr w:type="spellEnd"/>
              </w:p>
            </w:tc>
          </w:tr>
          <w:tr w:rsidR="00E94F32" w:rsidRPr="001110B6" w14:paraId="314FD472" w14:textId="77777777" w:rsidTr="00450A00">
            <w:trPr>
              <w:trHeight w:val="300"/>
            </w:trPr>
            <w:tc>
              <w:tcPr>
                <w:tcW w:w="0" w:type="auto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  <w:hideMark/>
              </w:tcPr>
              <w:p w14:paraId="1BA0FD9E" w14:textId="77777777" w:rsidR="00E94F32" w:rsidRPr="001110B6" w:rsidRDefault="00E94F32" w:rsidP="00450A00">
                <w:pPr>
                  <w:jc w:val="both"/>
                  <w:rPr>
                    <w:rFonts w:ascii="Times New Roman" w:hAnsi="Times New Roman" w:cs="Times New Roman"/>
                  </w:rPr>
                </w:pPr>
              </w:p>
            </w:tc>
            <w:tc>
              <w:tcPr>
                <w:tcW w:w="0" w:type="auto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  <w:p w14:paraId="0A2E67C6" w14:textId="77777777" w:rsidR="00E94F32" w:rsidRPr="001110B6" w:rsidRDefault="00E94F32" w:rsidP="00450A00">
                <w:pPr>
                  <w:pStyle w:val="BodyText"/>
                  <w:tabs>
                    <w:tab w:val="num" w:pos="567"/>
                  </w:tabs>
                  <w:spacing w:after="0"/>
                  <w:ind w:left="142"/>
                  <w:jc w:val="both"/>
                  <w:rPr>
                    <w:rFonts w:ascii="Times New Roman" w:hAnsi="Times New Roman" w:cs="Times New Roman"/>
                  </w:rPr>
                </w:pPr>
                <w:r w:rsidRPr="001110B6">
                  <w:rPr>
                    <w:rFonts w:ascii="Times New Roman" w:hAnsi="Times New Roman" w:cs="Times New Roman"/>
                  </w:rPr>
                  <w:t xml:space="preserve">Не используйте </w:t>
                </w:r>
                <w:proofErr w:type="spellStart"/>
                <w:r w:rsidRPr="001110B6">
                  <w:rPr>
                    <w:rFonts w:ascii="Times New Roman" w:hAnsi="Times New Roman" w:cs="Times New Roman"/>
                  </w:rPr>
                  <w:t>hostPID</w:t>
                </w:r>
                <w:proofErr w:type="spellEnd"/>
                <w:r w:rsidRPr="001110B6">
                  <w:rPr>
                    <w:rFonts w:ascii="Times New Roman" w:hAnsi="Times New Roman" w:cs="Times New Roman"/>
                  </w:rPr>
                  <w:t xml:space="preserve"> и </w:t>
                </w:r>
                <w:proofErr w:type="spellStart"/>
                <w:r w:rsidRPr="001110B6">
                  <w:rPr>
                    <w:rFonts w:ascii="Times New Roman" w:hAnsi="Times New Roman" w:cs="Times New Roman"/>
                  </w:rPr>
                  <w:t>hostIPC</w:t>
                </w:r>
                <w:proofErr w:type="spellEnd"/>
              </w:p>
            </w:tc>
          </w:tr>
          <w:tr w:rsidR="00E94F32" w:rsidRPr="001110B6" w14:paraId="10876ACE" w14:textId="77777777" w:rsidTr="00450A00">
            <w:trPr>
              <w:trHeight w:val="300"/>
            </w:trPr>
            <w:tc>
              <w:tcPr>
                <w:tcW w:w="0" w:type="auto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  <w:hideMark/>
              </w:tcPr>
              <w:p w14:paraId="5E95F81F" w14:textId="77777777" w:rsidR="00E94F32" w:rsidRPr="001110B6" w:rsidRDefault="00E94F32" w:rsidP="00450A00">
                <w:pPr>
                  <w:jc w:val="both"/>
                  <w:rPr>
                    <w:rFonts w:ascii="Times New Roman" w:hAnsi="Times New Roman" w:cs="Times New Roman"/>
                  </w:rPr>
                </w:pPr>
              </w:p>
            </w:tc>
            <w:tc>
              <w:tcPr>
                <w:tcW w:w="0" w:type="auto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  <w:p w14:paraId="3A5CADE1" w14:textId="77777777" w:rsidR="00E94F32" w:rsidRPr="001110B6" w:rsidRDefault="00E94F32" w:rsidP="00450A00">
                <w:pPr>
                  <w:pStyle w:val="BodyText"/>
                  <w:tabs>
                    <w:tab w:val="num" w:pos="567"/>
                  </w:tabs>
                  <w:spacing w:after="0"/>
                  <w:ind w:left="142"/>
                  <w:jc w:val="both"/>
                  <w:rPr>
                    <w:rFonts w:ascii="Times New Roman" w:hAnsi="Times New Roman" w:cs="Times New Roman"/>
                  </w:rPr>
                </w:pPr>
                <w:r w:rsidRPr="001110B6">
                  <w:rPr>
                    <w:rFonts w:ascii="Times New Roman" w:hAnsi="Times New Roman" w:cs="Times New Roman"/>
                  </w:rPr>
                  <w:t xml:space="preserve">Не используйте </w:t>
                </w:r>
                <w:proofErr w:type="spellStart"/>
                <w:r w:rsidRPr="001110B6">
                  <w:rPr>
                    <w:rFonts w:ascii="Times New Roman" w:hAnsi="Times New Roman" w:cs="Times New Roman"/>
                  </w:rPr>
                  <w:t>hostNetwork</w:t>
                </w:r>
                <w:proofErr w:type="spellEnd"/>
              </w:p>
            </w:tc>
          </w:tr>
          <w:tr w:rsidR="00E94F32" w:rsidRPr="001110B6" w14:paraId="45F6E119" w14:textId="77777777" w:rsidTr="00450A00">
            <w:trPr>
              <w:trHeight w:val="1200"/>
            </w:trPr>
            <w:tc>
              <w:tcPr>
                <w:tcW w:w="0" w:type="auto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  <w:hideMark/>
              </w:tcPr>
              <w:p w14:paraId="3619210D" w14:textId="77777777" w:rsidR="00E94F32" w:rsidRPr="001110B6" w:rsidRDefault="00E94F32" w:rsidP="00450A00">
                <w:pPr>
                  <w:jc w:val="both"/>
                  <w:rPr>
                    <w:rFonts w:ascii="Times New Roman" w:hAnsi="Times New Roman" w:cs="Times New Roman"/>
                  </w:rPr>
                </w:pPr>
              </w:p>
            </w:tc>
            <w:tc>
              <w:tcPr>
                <w:tcW w:w="0" w:type="auto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  <w:p w14:paraId="7D15BCBF" w14:textId="77777777" w:rsidR="00E94F32" w:rsidRPr="001110B6" w:rsidRDefault="00E94F32" w:rsidP="00450A00">
                <w:pPr>
                  <w:pStyle w:val="BodyText"/>
                  <w:tabs>
                    <w:tab w:val="num" w:pos="567"/>
                  </w:tabs>
                  <w:spacing w:after="0"/>
                  <w:ind w:left="142"/>
                  <w:jc w:val="both"/>
                  <w:rPr>
                    <w:rFonts w:ascii="Times New Roman" w:hAnsi="Times New Roman" w:cs="Times New Roman"/>
                  </w:rPr>
                </w:pPr>
                <w:r w:rsidRPr="001110B6">
                  <w:rPr>
                    <w:rFonts w:ascii="Times New Roman" w:hAnsi="Times New Roman" w:cs="Times New Roman"/>
                  </w:rPr>
                  <w:t>Не используйте небезопасные системные вызовы (</w:t>
                </w:r>
                <w:proofErr w:type="spellStart"/>
                <w:r w:rsidRPr="001110B6">
                  <w:rPr>
                    <w:rFonts w:ascii="Times New Roman" w:hAnsi="Times New Roman" w:cs="Times New Roman"/>
                  </w:rPr>
                  <w:t>sysctl</w:t>
                </w:r>
                <w:proofErr w:type="spellEnd"/>
                <w:r w:rsidRPr="001110B6">
                  <w:rPr>
                    <w:rFonts w:ascii="Times New Roman" w:hAnsi="Times New Roman" w:cs="Times New Roman"/>
                  </w:rPr>
                  <w:t>):</w:t>
                </w:r>
                <w:r w:rsidRPr="001110B6">
                  <w:rPr>
                    <w:rFonts w:ascii="Times New Roman" w:hAnsi="Times New Roman" w:cs="Times New Roman"/>
                  </w:rPr>
                  <w:br/>
                  <w:t xml:space="preserve">                           </w:t>
                </w:r>
                <w:proofErr w:type="spellStart"/>
                <w:r w:rsidRPr="001110B6">
                  <w:rPr>
                    <w:rFonts w:ascii="Times New Roman" w:hAnsi="Times New Roman" w:cs="Times New Roman"/>
                  </w:rPr>
                  <w:t>kernel.shm</w:t>
                </w:r>
                <w:proofErr w:type="spellEnd"/>
                <w:r w:rsidRPr="001110B6">
                  <w:rPr>
                    <w:rFonts w:ascii="Times New Roman" w:hAnsi="Times New Roman" w:cs="Times New Roman"/>
                  </w:rPr>
                  <w:t xml:space="preserve"> *</w:t>
                </w:r>
                <w:r w:rsidRPr="001110B6">
                  <w:rPr>
                    <w:rFonts w:ascii="Times New Roman" w:hAnsi="Times New Roman" w:cs="Times New Roman"/>
                  </w:rPr>
                  <w:br/>
                  <w:t>                          kernel.msg *</w:t>
                </w:r>
                <w:r w:rsidRPr="001110B6">
                  <w:rPr>
                    <w:rFonts w:ascii="Times New Roman" w:hAnsi="Times New Roman" w:cs="Times New Roman"/>
                  </w:rPr>
                  <w:br/>
                  <w:t xml:space="preserve">                          </w:t>
                </w:r>
                <w:proofErr w:type="spellStart"/>
                <w:r w:rsidRPr="001110B6">
                  <w:rPr>
                    <w:rFonts w:ascii="Times New Roman" w:hAnsi="Times New Roman" w:cs="Times New Roman"/>
                  </w:rPr>
                  <w:t>kernel.sem</w:t>
                </w:r>
                <w:proofErr w:type="spellEnd"/>
                <w:r w:rsidRPr="001110B6">
                  <w:rPr>
                    <w:rFonts w:ascii="Times New Roman" w:hAnsi="Times New Roman" w:cs="Times New Roman"/>
                  </w:rPr>
                  <w:br/>
                  <w:t xml:space="preserve">                          </w:t>
                </w:r>
                <w:proofErr w:type="spellStart"/>
                <w:proofErr w:type="gramStart"/>
                <w:r w:rsidRPr="001110B6">
                  <w:rPr>
                    <w:rFonts w:ascii="Times New Roman" w:hAnsi="Times New Roman" w:cs="Times New Roman"/>
                  </w:rPr>
                  <w:t>fs.mqueue</w:t>
                </w:r>
                <w:proofErr w:type="spellEnd"/>
                <w:proofErr w:type="gramEnd"/>
                <w:r w:rsidRPr="001110B6">
                  <w:rPr>
                    <w:rFonts w:ascii="Times New Roman" w:hAnsi="Times New Roman" w:cs="Times New Roman"/>
                  </w:rPr>
                  <w:t>. *</w:t>
                </w:r>
              </w:p>
            </w:tc>
          </w:tr>
          <w:tr w:rsidR="00E94F32" w:rsidRPr="001110B6" w14:paraId="7E0D5B0D" w14:textId="77777777" w:rsidTr="00450A00">
            <w:trPr>
              <w:trHeight w:val="300"/>
            </w:trPr>
            <w:tc>
              <w:tcPr>
                <w:tcW w:w="0" w:type="auto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  <w:hideMark/>
              </w:tcPr>
              <w:p w14:paraId="2B2663B6" w14:textId="77777777" w:rsidR="00E94F32" w:rsidRPr="001110B6" w:rsidRDefault="00E94F32" w:rsidP="00450A00">
                <w:pPr>
                  <w:jc w:val="both"/>
                  <w:rPr>
                    <w:rFonts w:ascii="Times New Roman" w:hAnsi="Times New Roman" w:cs="Times New Roman"/>
                  </w:rPr>
                </w:pPr>
              </w:p>
            </w:tc>
            <w:tc>
              <w:tcPr>
                <w:tcW w:w="0" w:type="auto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  <w:p w14:paraId="7ACBF89B" w14:textId="77777777" w:rsidR="00E94F32" w:rsidRPr="001110B6" w:rsidRDefault="00E94F32" w:rsidP="00450A00">
                <w:pPr>
                  <w:pStyle w:val="BodyText"/>
                  <w:tabs>
                    <w:tab w:val="num" w:pos="567"/>
                  </w:tabs>
                  <w:spacing w:after="0"/>
                  <w:ind w:left="142"/>
                  <w:jc w:val="both"/>
                  <w:rPr>
                    <w:rFonts w:ascii="Times New Roman" w:hAnsi="Times New Roman" w:cs="Times New Roman"/>
                  </w:rPr>
                </w:pPr>
                <w:r w:rsidRPr="001110B6">
                  <w:rPr>
                    <w:rFonts w:ascii="Times New Roman" w:hAnsi="Times New Roman" w:cs="Times New Roman"/>
                  </w:rPr>
                  <w:t xml:space="preserve">Не используйте </w:t>
                </w:r>
                <w:proofErr w:type="spellStart"/>
                <w:r w:rsidRPr="001110B6">
                  <w:rPr>
                    <w:rFonts w:ascii="Times New Roman" w:hAnsi="Times New Roman" w:cs="Times New Roman"/>
                  </w:rPr>
                  <w:t>hostPath</w:t>
                </w:r>
                <w:proofErr w:type="spellEnd"/>
              </w:p>
            </w:tc>
          </w:tr>
          <w:tr w:rsidR="00E94F32" w:rsidRPr="001110B6" w14:paraId="41243109" w14:textId="77777777" w:rsidTr="00450A00">
            <w:trPr>
              <w:trHeight w:val="300"/>
            </w:trPr>
            <w:tc>
              <w:tcPr>
                <w:tcW w:w="0" w:type="auto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  <w:hideMark/>
              </w:tcPr>
              <w:p w14:paraId="616AEE97" w14:textId="77777777" w:rsidR="00E94F32" w:rsidRPr="001110B6" w:rsidRDefault="00E94F32" w:rsidP="00450A00">
                <w:pPr>
                  <w:jc w:val="both"/>
                  <w:rPr>
                    <w:rFonts w:ascii="Times New Roman" w:hAnsi="Times New Roman" w:cs="Times New Roman"/>
                  </w:rPr>
                </w:pPr>
              </w:p>
            </w:tc>
            <w:tc>
              <w:tcPr>
                <w:tcW w:w="0" w:type="auto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  <w:p w14:paraId="5E501435" w14:textId="77777777" w:rsidR="00E94F32" w:rsidRPr="001110B6" w:rsidRDefault="00E94F32" w:rsidP="00450A00">
                <w:pPr>
                  <w:pStyle w:val="BodyText"/>
                  <w:tabs>
                    <w:tab w:val="num" w:pos="567"/>
                  </w:tabs>
                  <w:spacing w:after="0"/>
                  <w:ind w:left="142"/>
                  <w:jc w:val="both"/>
                  <w:rPr>
                    <w:rFonts w:ascii="Times New Roman" w:hAnsi="Times New Roman" w:cs="Times New Roman"/>
                  </w:rPr>
                </w:pPr>
                <w:r w:rsidRPr="001110B6">
                  <w:rPr>
                    <w:rFonts w:ascii="Times New Roman" w:hAnsi="Times New Roman" w:cs="Times New Roman"/>
                  </w:rPr>
                  <w:t>Используйте ограничения ЦП / ОЗУ. Значения должны быть минимальными для работы контейнерного приложения</w:t>
                </w:r>
              </w:p>
            </w:tc>
          </w:tr>
          <w:tr w:rsidR="00E94F32" w:rsidRPr="001110B6" w14:paraId="2E7E32EC" w14:textId="77777777" w:rsidTr="00450A00">
            <w:trPr>
              <w:trHeight w:val="2880"/>
            </w:trPr>
            <w:tc>
              <w:tcPr>
                <w:tcW w:w="0" w:type="auto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  <w:hideMark/>
              </w:tcPr>
              <w:p w14:paraId="247A02CF" w14:textId="77777777" w:rsidR="00E94F32" w:rsidRPr="001110B6" w:rsidRDefault="00E94F32" w:rsidP="00450A00">
                <w:pPr>
                  <w:jc w:val="both"/>
                  <w:rPr>
                    <w:rFonts w:ascii="Times New Roman" w:hAnsi="Times New Roman" w:cs="Times New Roman"/>
                  </w:rPr>
                </w:pPr>
              </w:p>
            </w:tc>
            <w:tc>
              <w:tcPr>
                <w:tcW w:w="0" w:type="auto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  <w:p w14:paraId="77CA7F2F" w14:textId="77777777" w:rsidR="00E94F32" w:rsidRPr="001110B6" w:rsidRDefault="00E94F32" w:rsidP="00450A00">
                <w:pPr>
                  <w:pStyle w:val="BodyText"/>
                  <w:tabs>
                    <w:tab w:val="num" w:pos="567"/>
                  </w:tabs>
                  <w:spacing w:after="0"/>
                  <w:ind w:left="142"/>
                  <w:jc w:val="both"/>
                  <w:rPr>
                    <w:rFonts w:ascii="Times New Roman" w:hAnsi="Times New Roman" w:cs="Times New Roman"/>
                  </w:rPr>
                </w:pPr>
                <w:r w:rsidRPr="001110B6">
                  <w:rPr>
                    <w:rFonts w:ascii="Times New Roman" w:hAnsi="Times New Roman" w:cs="Times New Roman"/>
                  </w:rPr>
                  <w:t>Возможности должны быть установлены по принципу наименьших привилегий (отбросить «ВСЕ», после чего перечислены все необходимые функции для работы приложения, при этом запрещено использовать:</w:t>
                </w:r>
                <w:r w:rsidRPr="001110B6">
                  <w:rPr>
                    <w:rFonts w:ascii="Times New Roman" w:hAnsi="Times New Roman" w:cs="Times New Roman"/>
                  </w:rPr>
                  <w:br/>
                  <w:t>                           CAP_FSETID</w:t>
                </w:r>
                <w:r w:rsidRPr="001110B6">
                  <w:rPr>
                    <w:rFonts w:ascii="Times New Roman" w:hAnsi="Times New Roman" w:cs="Times New Roman"/>
                  </w:rPr>
                  <w:br/>
                  <w:t>                           CAP_SETUID</w:t>
                </w:r>
                <w:r w:rsidRPr="001110B6">
                  <w:rPr>
                    <w:rFonts w:ascii="Times New Roman" w:hAnsi="Times New Roman" w:cs="Times New Roman"/>
                  </w:rPr>
                  <w:br/>
                  <w:t>                           CAP_SETGID</w:t>
                </w:r>
                <w:r w:rsidRPr="001110B6">
                  <w:rPr>
                    <w:rFonts w:ascii="Times New Roman" w:hAnsi="Times New Roman" w:cs="Times New Roman"/>
                  </w:rPr>
                  <w:br/>
                  <w:t>                           CAP_SYS_CHROOT</w:t>
                </w:r>
                <w:r w:rsidRPr="001110B6">
                  <w:rPr>
                    <w:rFonts w:ascii="Times New Roman" w:hAnsi="Times New Roman" w:cs="Times New Roman"/>
                  </w:rPr>
                  <w:br/>
                  <w:t>                           CAP_SYS_PTRACE</w:t>
                </w:r>
                <w:r w:rsidRPr="001110B6">
                  <w:rPr>
                    <w:rFonts w:ascii="Times New Roman" w:hAnsi="Times New Roman" w:cs="Times New Roman"/>
                  </w:rPr>
                  <w:br/>
                  <w:t>                           CAP_CHOWN</w:t>
                </w:r>
                <w:r w:rsidRPr="001110B6">
                  <w:rPr>
                    <w:rFonts w:ascii="Times New Roman" w:hAnsi="Times New Roman" w:cs="Times New Roman"/>
                  </w:rPr>
                  <w:br/>
                  <w:t>                           CAP_NET_RAW</w:t>
                </w:r>
                <w:r w:rsidRPr="001110B6">
                  <w:rPr>
                    <w:rFonts w:ascii="Times New Roman" w:hAnsi="Times New Roman" w:cs="Times New Roman"/>
                  </w:rPr>
                  <w:br/>
                  <w:t>                           CAP_NET_ADMIN</w:t>
                </w:r>
                <w:r w:rsidRPr="001110B6">
                  <w:rPr>
                    <w:rFonts w:ascii="Times New Roman" w:hAnsi="Times New Roman" w:cs="Times New Roman"/>
                  </w:rPr>
                  <w:br/>
                  <w:t>                           CAP_SYS_ADMIN</w:t>
                </w:r>
                <w:r w:rsidRPr="001110B6">
                  <w:rPr>
                    <w:rFonts w:ascii="Times New Roman" w:hAnsi="Times New Roman" w:cs="Times New Roman"/>
                  </w:rPr>
                  <w:br/>
                  <w:t>                           CAP_NET_BIND_SERVICE)</w:t>
                </w:r>
              </w:p>
            </w:tc>
          </w:tr>
          <w:tr w:rsidR="00E94F32" w:rsidRPr="001110B6" w14:paraId="06127174" w14:textId="77777777" w:rsidTr="00450A00">
            <w:trPr>
              <w:trHeight w:val="300"/>
            </w:trPr>
            <w:tc>
              <w:tcPr>
                <w:tcW w:w="0" w:type="auto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  <w:hideMark/>
              </w:tcPr>
              <w:p w14:paraId="3A746386" w14:textId="77777777" w:rsidR="00E94F32" w:rsidRPr="001110B6" w:rsidRDefault="00E94F32" w:rsidP="00450A00">
                <w:pPr>
                  <w:jc w:val="both"/>
                  <w:rPr>
                    <w:rFonts w:ascii="Times New Roman" w:hAnsi="Times New Roman" w:cs="Times New Roman"/>
                  </w:rPr>
                </w:pPr>
              </w:p>
            </w:tc>
            <w:tc>
              <w:tcPr>
                <w:tcW w:w="0" w:type="auto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  <w:p w14:paraId="1E1AD2B7" w14:textId="77777777" w:rsidR="00E94F32" w:rsidRPr="001110B6" w:rsidRDefault="00E94F32" w:rsidP="00450A00">
                <w:pPr>
                  <w:pStyle w:val="BodyText"/>
                  <w:tabs>
                    <w:tab w:val="num" w:pos="567"/>
                  </w:tabs>
                  <w:spacing w:after="0"/>
                  <w:ind w:left="142"/>
                  <w:jc w:val="both"/>
                  <w:rPr>
                    <w:rFonts w:ascii="Times New Roman" w:hAnsi="Times New Roman" w:cs="Times New Roman"/>
                  </w:rPr>
                </w:pPr>
                <w:r w:rsidRPr="001110B6">
                  <w:rPr>
                    <w:rFonts w:ascii="Times New Roman" w:hAnsi="Times New Roman" w:cs="Times New Roman"/>
                  </w:rPr>
                  <w:t>Для контейнеров, не использующих запись данных в файлы, использовать файловую систему в режиме только на чтение</w:t>
                </w:r>
              </w:p>
            </w:tc>
          </w:tr>
          <w:tr w:rsidR="00E94F32" w:rsidRPr="001110B6" w14:paraId="720F09A9" w14:textId="77777777" w:rsidTr="00450A00">
            <w:trPr>
              <w:trHeight w:val="300"/>
            </w:trPr>
            <w:tc>
              <w:tcPr>
                <w:tcW w:w="0" w:type="auto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  <w:hideMark/>
              </w:tcPr>
              <w:p w14:paraId="0C9720BF" w14:textId="77777777" w:rsidR="00E94F32" w:rsidRPr="001110B6" w:rsidRDefault="00E94F32" w:rsidP="00450A00">
                <w:pPr>
                  <w:jc w:val="both"/>
                  <w:rPr>
                    <w:rFonts w:ascii="Times New Roman" w:hAnsi="Times New Roman" w:cs="Times New Roman"/>
                  </w:rPr>
                </w:pPr>
              </w:p>
            </w:tc>
            <w:tc>
              <w:tcPr>
                <w:tcW w:w="0" w:type="auto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  <w:p w14:paraId="1CCFFC4E" w14:textId="77777777" w:rsidR="00E94F32" w:rsidRPr="001110B6" w:rsidRDefault="00E94F32" w:rsidP="00450A00">
                <w:pPr>
                  <w:pStyle w:val="BodyText"/>
                  <w:tabs>
                    <w:tab w:val="num" w:pos="567"/>
                  </w:tabs>
                  <w:spacing w:after="0"/>
                  <w:ind w:left="142"/>
                  <w:jc w:val="both"/>
                  <w:rPr>
                    <w:rFonts w:ascii="Times New Roman" w:hAnsi="Times New Roman" w:cs="Times New Roman"/>
                  </w:rPr>
                </w:pPr>
                <w:r w:rsidRPr="001110B6">
                  <w:rPr>
                    <w:rFonts w:ascii="Times New Roman" w:hAnsi="Times New Roman" w:cs="Times New Roman"/>
                  </w:rPr>
                  <w:t xml:space="preserve">Монтировать директории или </w:t>
                </w:r>
                <w:proofErr w:type="spellStart"/>
                <w:r w:rsidRPr="001110B6">
                  <w:rPr>
                    <w:rFonts w:ascii="Times New Roman" w:hAnsi="Times New Roman" w:cs="Times New Roman"/>
                  </w:rPr>
                  <w:t>volume’ы</w:t>
                </w:r>
                <w:proofErr w:type="spellEnd"/>
                <w:r w:rsidRPr="001110B6">
                  <w:rPr>
                    <w:rFonts w:ascii="Times New Roman" w:hAnsi="Times New Roman" w:cs="Times New Roman"/>
                  </w:rPr>
                  <w:t xml:space="preserve"> в режиме </w:t>
                </w:r>
                <w:proofErr w:type="spellStart"/>
                <w:r w:rsidRPr="001110B6">
                  <w:rPr>
                    <w:rFonts w:ascii="Times New Roman" w:hAnsi="Times New Roman" w:cs="Times New Roman"/>
                  </w:rPr>
                  <w:t>read</w:t>
                </w:r>
                <w:proofErr w:type="spellEnd"/>
                <w:r w:rsidRPr="001110B6">
                  <w:rPr>
                    <w:rFonts w:ascii="Times New Roman" w:hAnsi="Times New Roman" w:cs="Times New Roman"/>
                  </w:rPr>
                  <w:t xml:space="preserve"> </w:t>
                </w:r>
                <w:proofErr w:type="spellStart"/>
                <w:r w:rsidRPr="001110B6">
                  <w:rPr>
                    <w:rFonts w:ascii="Times New Roman" w:hAnsi="Times New Roman" w:cs="Times New Roman"/>
                  </w:rPr>
                  <w:t>only</w:t>
                </w:r>
                <w:proofErr w:type="spellEnd"/>
                <w:r w:rsidRPr="001110B6">
                  <w:rPr>
                    <w:rFonts w:ascii="Times New Roman" w:hAnsi="Times New Roman" w:cs="Times New Roman"/>
                  </w:rPr>
                  <w:t>, при отсутствии необходимости записи в них</w:t>
                </w:r>
              </w:p>
            </w:tc>
          </w:tr>
          <w:tr w:rsidR="00E94F32" w:rsidRPr="001110B6" w14:paraId="161D607E" w14:textId="77777777" w:rsidTr="00450A00">
            <w:trPr>
              <w:trHeight w:val="300"/>
            </w:trPr>
            <w:tc>
              <w:tcPr>
                <w:tcW w:w="0" w:type="auto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</w:tcPr>
              <w:p w14:paraId="45F2839E" w14:textId="77777777" w:rsidR="00E94F32" w:rsidRPr="001110B6" w:rsidRDefault="00E94F32" w:rsidP="00450A00">
                <w:pPr>
                  <w:jc w:val="both"/>
                  <w:rPr>
                    <w:rFonts w:ascii="Times New Roman" w:hAnsi="Times New Roman" w:cs="Times New Roman"/>
                  </w:rPr>
                </w:pPr>
              </w:p>
            </w:tc>
            <w:tc>
              <w:tcPr>
                <w:tcW w:w="0" w:type="auto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14:paraId="03B01B8B" w14:textId="77777777" w:rsidR="00E94F32" w:rsidRPr="001110B6" w:rsidRDefault="00E94F32" w:rsidP="00450A00">
                <w:pPr>
                  <w:pStyle w:val="BodyText"/>
                  <w:tabs>
                    <w:tab w:val="num" w:pos="567"/>
                  </w:tabs>
                  <w:spacing w:after="0"/>
                  <w:ind w:left="142"/>
                  <w:jc w:val="both"/>
                  <w:rPr>
                    <w:rFonts w:ascii="Times New Roman" w:hAnsi="Times New Roman" w:cs="Times New Roman"/>
                  </w:rPr>
                </w:pPr>
                <w:r w:rsidRPr="001110B6">
                  <w:rPr>
                    <w:rFonts w:ascii="Times New Roman" w:hAnsi="Times New Roman" w:cs="Times New Roman"/>
                  </w:rPr>
                  <w:t xml:space="preserve">Приложение должно иметь профиль </w:t>
                </w:r>
                <w:proofErr w:type="spellStart"/>
                <w:r w:rsidRPr="001110B6">
                  <w:rPr>
                    <w:rFonts w:ascii="Times New Roman" w:hAnsi="Times New Roman" w:cs="Times New Roman"/>
                  </w:rPr>
                  <w:t>seccomp</w:t>
                </w:r>
                <w:proofErr w:type="spellEnd"/>
                <w:r w:rsidRPr="001110B6">
                  <w:rPr>
                    <w:rFonts w:ascii="Times New Roman" w:hAnsi="Times New Roman" w:cs="Times New Roman"/>
                  </w:rPr>
                  <w:t xml:space="preserve">, </w:t>
                </w:r>
                <w:proofErr w:type="spellStart"/>
                <w:r w:rsidRPr="001110B6">
                  <w:rPr>
                    <w:rFonts w:ascii="Times New Roman" w:hAnsi="Times New Roman" w:cs="Times New Roman"/>
                  </w:rPr>
                  <w:t>apparmor</w:t>
                </w:r>
                <w:proofErr w:type="spellEnd"/>
                <w:r w:rsidRPr="001110B6">
                  <w:rPr>
                    <w:rFonts w:ascii="Times New Roman" w:hAnsi="Times New Roman" w:cs="Times New Roman"/>
                  </w:rPr>
                  <w:t xml:space="preserve"> или </w:t>
                </w:r>
                <w:proofErr w:type="spellStart"/>
                <w:r w:rsidRPr="001110B6">
                  <w:rPr>
                    <w:rFonts w:ascii="Times New Roman" w:hAnsi="Times New Roman" w:cs="Times New Roman"/>
                  </w:rPr>
                  <w:t>selinux</w:t>
                </w:r>
                <w:proofErr w:type="spellEnd"/>
                <w:r w:rsidRPr="001110B6">
                  <w:rPr>
                    <w:rFonts w:ascii="Times New Roman" w:hAnsi="Times New Roman" w:cs="Times New Roman"/>
                  </w:rPr>
                  <w:t xml:space="preserve"> в соответствии с принципами минимальных привилегий</w:t>
                </w:r>
              </w:p>
            </w:tc>
          </w:tr>
          <w:tr w:rsidR="00E94F32" w:rsidRPr="001110B6" w14:paraId="2EC94038" w14:textId="77777777" w:rsidTr="00450A00">
            <w:trPr>
              <w:trHeight w:val="300"/>
            </w:trPr>
            <w:tc>
              <w:tcPr>
                <w:tcW w:w="0" w:type="auto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bottom"/>
                <w:hideMark/>
              </w:tcPr>
              <w:p w14:paraId="000B6FB5" w14:textId="77777777" w:rsidR="00E94F32" w:rsidRPr="001110B6" w:rsidRDefault="00E94F32" w:rsidP="00450A00">
                <w:pPr>
                  <w:jc w:val="both"/>
                  <w:rPr>
                    <w:rFonts w:ascii="Times New Roman" w:hAnsi="Times New Roman" w:cs="Times New Roman"/>
                  </w:rPr>
                </w:pPr>
              </w:p>
            </w:tc>
            <w:tc>
              <w:tcPr>
                <w:tcW w:w="0" w:type="auto"/>
                <w:tcBorders>
                  <w:top w:val="nil"/>
                  <w:left w:val="nil"/>
                  <w:bottom w:val="single" w:sz="8" w:space="0" w:color="auto"/>
                  <w:right w:val="single" w:sz="8" w:space="0" w:color="auto"/>
                </w:tcBorders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  <w:p w14:paraId="51C9337E" w14:textId="77777777" w:rsidR="00E94F32" w:rsidRPr="001110B6" w:rsidRDefault="00E94F32" w:rsidP="00450A00">
                <w:pPr>
                  <w:pStyle w:val="BodyText"/>
                  <w:tabs>
                    <w:tab w:val="num" w:pos="567"/>
                  </w:tabs>
                  <w:spacing w:after="0"/>
                  <w:ind w:left="142"/>
                  <w:jc w:val="both"/>
                  <w:rPr>
                    <w:rFonts w:ascii="Times New Roman" w:hAnsi="Times New Roman" w:cs="Times New Roman"/>
                  </w:rPr>
                </w:pPr>
                <w:r w:rsidRPr="001110B6">
                  <w:rPr>
                    <w:rFonts w:ascii="Times New Roman" w:hAnsi="Times New Roman" w:cs="Times New Roman"/>
                  </w:rPr>
                  <w:t xml:space="preserve">На </w:t>
                </w:r>
                <w:proofErr w:type="spellStart"/>
                <w:r w:rsidRPr="001110B6">
                  <w:rPr>
                    <w:rFonts w:ascii="Times New Roman" w:hAnsi="Times New Roman" w:cs="Times New Roman"/>
                  </w:rPr>
                  <w:t>master</w:t>
                </w:r>
                <w:proofErr w:type="spellEnd"/>
                <w:r w:rsidRPr="001110B6">
                  <w:rPr>
                    <w:rFonts w:ascii="Times New Roman" w:hAnsi="Times New Roman" w:cs="Times New Roman"/>
                  </w:rPr>
                  <w:t>-нодах кластера должны запускаться только контейнеры с компонентами самого кластера</w:t>
                </w:r>
              </w:p>
            </w:tc>
          </w:tr>
        </w:tbl>
        <w:p w14:paraId="79B1647B" w14:textId="77777777" w:rsidR="00E94F32" w:rsidRPr="001110B6" w:rsidRDefault="00E94F32" w:rsidP="00E94F32">
          <w:pPr>
            <w:spacing w:after="0"/>
            <w:jc w:val="both"/>
            <w:rPr>
              <w:rFonts w:ascii="Times New Roman" w:hAnsi="Times New Roman" w:cs="Times New Roman"/>
              <w:b/>
              <w:bCs/>
            </w:rPr>
          </w:pPr>
        </w:p>
        <w:p w14:paraId="2568AF1B" w14:textId="77777777" w:rsidR="00E94F32" w:rsidRPr="001110B6" w:rsidRDefault="00E94F32" w:rsidP="00E94F32">
          <w:pPr>
            <w:pStyle w:val="ListParagraph"/>
            <w:numPr>
              <w:ilvl w:val="0"/>
              <w:numId w:val="11"/>
            </w:numPr>
            <w:spacing w:after="160" w:line="259" w:lineRule="auto"/>
            <w:jc w:val="both"/>
            <w:rPr>
              <w:b/>
              <w:bCs/>
              <w:sz w:val="22"/>
              <w:szCs w:val="22"/>
            </w:rPr>
          </w:pPr>
          <w:r w:rsidRPr="001110B6">
            <w:rPr>
              <w:b/>
              <w:bCs/>
              <w:sz w:val="22"/>
              <w:szCs w:val="22"/>
            </w:rPr>
            <w:lastRenderedPageBreak/>
            <w:t>Web-приложения</w:t>
          </w:r>
        </w:p>
        <w:p w14:paraId="3C12725B" w14:textId="77777777" w:rsidR="00E94F32" w:rsidRPr="001110B6" w:rsidRDefault="00E94F32" w:rsidP="00E94F32">
          <w:pPr>
            <w:pStyle w:val="ListParagraph"/>
            <w:numPr>
              <w:ilvl w:val="1"/>
              <w:numId w:val="17"/>
            </w:numPr>
            <w:shd w:val="clear" w:color="auto" w:fill="FFFFFF"/>
            <w:spacing w:after="160" w:line="315" w:lineRule="atLeast"/>
            <w:jc w:val="both"/>
            <w:rPr>
              <w:rFonts w:eastAsia="Times New Roman"/>
              <w:sz w:val="22"/>
              <w:szCs w:val="22"/>
            </w:rPr>
          </w:pPr>
          <w:r w:rsidRPr="001110B6">
            <w:rPr>
              <w:rFonts w:eastAsia="Times New Roman"/>
              <w:sz w:val="22"/>
              <w:szCs w:val="22"/>
            </w:rPr>
            <w:t>Автоматизированная система, построенная на основе Web-технологий, должна быть защищена от наиболее распространенных типов атак на данный класс приложений:</w:t>
          </w:r>
        </w:p>
        <w:p w14:paraId="2AB9D4D7" w14:textId="77777777" w:rsidR="00E94F32" w:rsidRPr="001110B6" w:rsidRDefault="00E94F32" w:rsidP="00E94F32">
          <w:pPr>
            <w:pStyle w:val="ListParagraph"/>
            <w:numPr>
              <w:ilvl w:val="0"/>
              <w:numId w:val="18"/>
            </w:numPr>
            <w:shd w:val="clear" w:color="auto" w:fill="FFFFFF"/>
            <w:spacing w:after="160" w:line="315" w:lineRule="atLeast"/>
            <w:ind w:left="2127" w:hanging="142"/>
            <w:jc w:val="both"/>
            <w:rPr>
              <w:sz w:val="22"/>
              <w:szCs w:val="22"/>
            </w:rPr>
          </w:pPr>
          <w:r w:rsidRPr="001110B6">
            <w:rPr>
              <w:sz w:val="22"/>
              <w:szCs w:val="22"/>
            </w:rPr>
            <w:t>Сбой механизмов контроля доступа (</w:t>
          </w:r>
          <w:proofErr w:type="spellStart"/>
          <w:r w:rsidRPr="001110B6">
            <w:rPr>
              <w:sz w:val="22"/>
              <w:szCs w:val="22"/>
            </w:rPr>
            <w:t>Broken</w:t>
          </w:r>
          <w:proofErr w:type="spellEnd"/>
          <w:r w:rsidRPr="001110B6">
            <w:rPr>
              <w:sz w:val="22"/>
              <w:szCs w:val="22"/>
            </w:rPr>
            <w:t xml:space="preserve"> Access Control);</w:t>
          </w:r>
        </w:p>
        <w:p w14:paraId="36271665" w14:textId="77777777" w:rsidR="00E94F32" w:rsidRPr="001110B6" w:rsidRDefault="00E94F32" w:rsidP="00E94F32">
          <w:pPr>
            <w:pStyle w:val="ListParagraph"/>
            <w:numPr>
              <w:ilvl w:val="0"/>
              <w:numId w:val="18"/>
            </w:numPr>
            <w:shd w:val="clear" w:color="auto" w:fill="FFFFFF"/>
            <w:spacing w:after="160" w:line="315" w:lineRule="atLeast"/>
            <w:ind w:left="2127" w:hanging="142"/>
            <w:jc w:val="both"/>
            <w:rPr>
              <w:sz w:val="22"/>
              <w:szCs w:val="22"/>
            </w:rPr>
          </w:pPr>
          <w:r w:rsidRPr="001110B6">
            <w:rPr>
              <w:sz w:val="22"/>
              <w:szCs w:val="22"/>
            </w:rPr>
            <w:t>Ошибки в криптографии (</w:t>
          </w:r>
          <w:proofErr w:type="spellStart"/>
          <w:r w:rsidRPr="001110B6">
            <w:rPr>
              <w:sz w:val="22"/>
              <w:szCs w:val="22"/>
            </w:rPr>
            <w:t>Cryptographic</w:t>
          </w:r>
          <w:proofErr w:type="spellEnd"/>
          <w:r w:rsidRPr="001110B6">
            <w:rPr>
              <w:sz w:val="22"/>
              <w:szCs w:val="22"/>
            </w:rPr>
            <w:t xml:space="preserve"> </w:t>
          </w:r>
          <w:proofErr w:type="spellStart"/>
          <w:r w:rsidRPr="001110B6">
            <w:rPr>
              <w:sz w:val="22"/>
              <w:szCs w:val="22"/>
            </w:rPr>
            <w:t>Failures</w:t>
          </w:r>
          <w:proofErr w:type="spellEnd"/>
          <w:r w:rsidRPr="001110B6">
            <w:rPr>
              <w:sz w:val="22"/>
              <w:szCs w:val="22"/>
            </w:rPr>
            <w:t>);</w:t>
          </w:r>
        </w:p>
        <w:p w14:paraId="1492F5D0" w14:textId="77777777" w:rsidR="00E94F32" w:rsidRPr="001110B6" w:rsidRDefault="00E94F32" w:rsidP="00E94F32">
          <w:pPr>
            <w:pStyle w:val="ListParagraph"/>
            <w:numPr>
              <w:ilvl w:val="0"/>
              <w:numId w:val="18"/>
            </w:numPr>
            <w:shd w:val="clear" w:color="auto" w:fill="FFFFFF"/>
            <w:spacing w:after="160" w:line="315" w:lineRule="atLeast"/>
            <w:ind w:left="2127" w:hanging="142"/>
            <w:jc w:val="both"/>
            <w:rPr>
              <w:sz w:val="22"/>
              <w:szCs w:val="22"/>
            </w:rPr>
          </w:pPr>
          <w:r w:rsidRPr="001110B6">
            <w:rPr>
              <w:sz w:val="22"/>
              <w:szCs w:val="22"/>
            </w:rPr>
            <w:t>Инъекции (</w:t>
          </w:r>
          <w:proofErr w:type="spellStart"/>
          <w:r w:rsidRPr="001110B6">
            <w:rPr>
              <w:sz w:val="22"/>
              <w:szCs w:val="22"/>
            </w:rPr>
            <w:t>Injection</w:t>
          </w:r>
          <w:proofErr w:type="spellEnd"/>
          <w:r w:rsidRPr="001110B6">
            <w:rPr>
              <w:sz w:val="22"/>
              <w:szCs w:val="22"/>
            </w:rPr>
            <w:t xml:space="preserve">), включая XSS, SQL-инъекции, внедрение команд ОС, внедрение выражений </w:t>
          </w:r>
          <w:proofErr w:type="spellStart"/>
          <w:r w:rsidRPr="001110B6">
            <w:rPr>
              <w:sz w:val="22"/>
              <w:szCs w:val="22"/>
            </w:rPr>
            <w:t>XPath</w:t>
          </w:r>
          <w:proofErr w:type="spellEnd"/>
          <w:r w:rsidRPr="001110B6">
            <w:rPr>
              <w:sz w:val="22"/>
              <w:szCs w:val="22"/>
            </w:rPr>
            <w:t xml:space="preserve"> и </w:t>
          </w:r>
          <w:proofErr w:type="spellStart"/>
          <w:r w:rsidRPr="001110B6">
            <w:rPr>
              <w:sz w:val="22"/>
              <w:szCs w:val="22"/>
            </w:rPr>
            <w:t>XQuery</w:t>
          </w:r>
          <w:proofErr w:type="spellEnd"/>
          <w:r w:rsidRPr="001110B6">
            <w:rPr>
              <w:sz w:val="22"/>
              <w:szCs w:val="22"/>
            </w:rPr>
            <w:t xml:space="preserve"> и т.д.;</w:t>
          </w:r>
        </w:p>
        <w:p w14:paraId="64ECED39" w14:textId="77777777" w:rsidR="00E94F32" w:rsidRPr="001110B6" w:rsidRDefault="00E94F32" w:rsidP="00E94F32">
          <w:pPr>
            <w:pStyle w:val="ListParagraph"/>
            <w:numPr>
              <w:ilvl w:val="0"/>
              <w:numId w:val="18"/>
            </w:numPr>
            <w:shd w:val="clear" w:color="auto" w:fill="FFFFFF"/>
            <w:spacing w:after="160" w:line="315" w:lineRule="atLeast"/>
            <w:ind w:left="2127" w:hanging="142"/>
            <w:jc w:val="both"/>
            <w:rPr>
              <w:sz w:val="22"/>
              <w:szCs w:val="22"/>
            </w:rPr>
          </w:pPr>
          <w:r w:rsidRPr="001110B6">
            <w:rPr>
              <w:sz w:val="22"/>
              <w:szCs w:val="22"/>
            </w:rPr>
            <w:t>Небезопасный дизайн (</w:t>
          </w:r>
          <w:proofErr w:type="spellStart"/>
          <w:r w:rsidRPr="001110B6">
            <w:rPr>
              <w:sz w:val="22"/>
              <w:szCs w:val="22"/>
            </w:rPr>
            <w:t>Insecure</w:t>
          </w:r>
          <w:proofErr w:type="spellEnd"/>
          <w:r w:rsidRPr="001110B6">
            <w:rPr>
              <w:sz w:val="22"/>
              <w:szCs w:val="22"/>
            </w:rPr>
            <w:t xml:space="preserve"> Design);</w:t>
          </w:r>
        </w:p>
        <w:p w14:paraId="70559A8A" w14:textId="77777777" w:rsidR="00E94F32" w:rsidRPr="001110B6" w:rsidRDefault="00E94F32" w:rsidP="00E94F32">
          <w:pPr>
            <w:pStyle w:val="ListParagraph"/>
            <w:numPr>
              <w:ilvl w:val="0"/>
              <w:numId w:val="18"/>
            </w:numPr>
            <w:shd w:val="clear" w:color="auto" w:fill="FFFFFF"/>
            <w:spacing w:after="160" w:line="315" w:lineRule="atLeast"/>
            <w:ind w:left="2127" w:hanging="142"/>
            <w:jc w:val="both"/>
            <w:rPr>
              <w:sz w:val="22"/>
              <w:szCs w:val="22"/>
            </w:rPr>
          </w:pPr>
          <w:r w:rsidRPr="001110B6">
            <w:rPr>
              <w:sz w:val="22"/>
              <w:szCs w:val="22"/>
            </w:rPr>
            <w:t xml:space="preserve">Недостатки конфигурации (Security </w:t>
          </w:r>
          <w:proofErr w:type="spellStart"/>
          <w:r w:rsidRPr="001110B6">
            <w:rPr>
              <w:sz w:val="22"/>
              <w:szCs w:val="22"/>
            </w:rPr>
            <w:t>Misconfiguration</w:t>
          </w:r>
          <w:proofErr w:type="spellEnd"/>
          <w:r w:rsidRPr="001110B6">
            <w:rPr>
              <w:sz w:val="22"/>
              <w:szCs w:val="22"/>
            </w:rPr>
            <w:t>);</w:t>
          </w:r>
        </w:p>
        <w:p w14:paraId="1F16A37C" w14:textId="77777777" w:rsidR="00E94F32" w:rsidRPr="001110B6" w:rsidRDefault="00E94F32" w:rsidP="00E94F32">
          <w:pPr>
            <w:pStyle w:val="ListParagraph"/>
            <w:numPr>
              <w:ilvl w:val="0"/>
              <w:numId w:val="18"/>
            </w:numPr>
            <w:shd w:val="clear" w:color="auto" w:fill="FFFFFF"/>
            <w:spacing w:after="160" w:line="315" w:lineRule="atLeast"/>
            <w:ind w:left="2127" w:hanging="142"/>
            <w:jc w:val="both"/>
            <w:rPr>
              <w:sz w:val="22"/>
              <w:szCs w:val="22"/>
              <w:lang w:val="en-US"/>
            </w:rPr>
          </w:pPr>
          <w:r w:rsidRPr="001110B6">
            <w:rPr>
              <w:sz w:val="22"/>
              <w:szCs w:val="22"/>
            </w:rPr>
            <w:t>Уязвимые</w:t>
          </w:r>
          <w:r w:rsidRPr="001110B6">
            <w:rPr>
              <w:sz w:val="22"/>
              <w:szCs w:val="22"/>
              <w:lang w:val="en-US"/>
            </w:rPr>
            <w:t xml:space="preserve"> </w:t>
          </w:r>
          <w:r w:rsidRPr="001110B6">
            <w:rPr>
              <w:sz w:val="22"/>
              <w:szCs w:val="22"/>
            </w:rPr>
            <w:t>и</w:t>
          </w:r>
          <w:r w:rsidRPr="001110B6">
            <w:rPr>
              <w:sz w:val="22"/>
              <w:szCs w:val="22"/>
              <w:lang w:val="en-US"/>
            </w:rPr>
            <w:t xml:space="preserve"> </w:t>
          </w:r>
          <w:r w:rsidRPr="001110B6">
            <w:rPr>
              <w:sz w:val="22"/>
              <w:szCs w:val="22"/>
            </w:rPr>
            <w:t>устаревшие</w:t>
          </w:r>
          <w:r w:rsidRPr="001110B6">
            <w:rPr>
              <w:sz w:val="22"/>
              <w:szCs w:val="22"/>
              <w:lang w:val="en-US"/>
            </w:rPr>
            <w:t xml:space="preserve"> </w:t>
          </w:r>
          <w:r w:rsidRPr="001110B6">
            <w:rPr>
              <w:sz w:val="22"/>
              <w:szCs w:val="22"/>
            </w:rPr>
            <w:t>компоненты</w:t>
          </w:r>
          <w:r w:rsidRPr="001110B6">
            <w:rPr>
              <w:sz w:val="22"/>
              <w:szCs w:val="22"/>
              <w:lang w:val="en-US"/>
            </w:rPr>
            <w:t xml:space="preserve"> (Vulnerable and Outdated Components);</w:t>
          </w:r>
        </w:p>
        <w:p w14:paraId="428A8F8F" w14:textId="77777777" w:rsidR="00E94F32" w:rsidRPr="001110B6" w:rsidRDefault="00E94F32" w:rsidP="00E94F32">
          <w:pPr>
            <w:pStyle w:val="ListParagraph"/>
            <w:numPr>
              <w:ilvl w:val="0"/>
              <w:numId w:val="18"/>
            </w:numPr>
            <w:shd w:val="clear" w:color="auto" w:fill="FFFFFF"/>
            <w:spacing w:after="160" w:line="315" w:lineRule="atLeast"/>
            <w:ind w:left="2127" w:hanging="142"/>
            <w:jc w:val="both"/>
            <w:rPr>
              <w:sz w:val="22"/>
              <w:szCs w:val="22"/>
              <w:lang w:val="en-US"/>
            </w:rPr>
          </w:pPr>
          <w:r w:rsidRPr="001110B6">
            <w:rPr>
              <w:sz w:val="22"/>
              <w:szCs w:val="22"/>
            </w:rPr>
            <w:t>Ошибки</w:t>
          </w:r>
          <w:r w:rsidRPr="001110B6">
            <w:rPr>
              <w:sz w:val="22"/>
              <w:szCs w:val="22"/>
              <w:lang w:val="en-US"/>
            </w:rPr>
            <w:t xml:space="preserve"> </w:t>
          </w:r>
          <w:r w:rsidRPr="001110B6">
            <w:rPr>
              <w:sz w:val="22"/>
              <w:szCs w:val="22"/>
            </w:rPr>
            <w:t>в</w:t>
          </w:r>
          <w:r w:rsidRPr="001110B6">
            <w:rPr>
              <w:sz w:val="22"/>
              <w:szCs w:val="22"/>
              <w:lang w:val="en-US"/>
            </w:rPr>
            <w:t xml:space="preserve"> </w:t>
          </w:r>
          <w:r w:rsidRPr="001110B6">
            <w:rPr>
              <w:sz w:val="22"/>
              <w:szCs w:val="22"/>
            </w:rPr>
            <w:t>обеспечении</w:t>
          </w:r>
          <w:r w:rsidRPr="001110B6">
            <w:rPr>
              <w:sz w:val="22"/>
              <w:szCs w:val="22"/>
              <w:lang w:val="en-US"/>
            </w:rPr>
            <w:t xml:space="preserve"> </w:t>
          </w:r>
          <w:r w:rsidRPr="001110B6">
            <w:rPr>
              <w:sz w:val="22"/>
              <w:szCs w:val="22"/>
            </w:rPr>
            <w:t>идентификации</w:t>
          </w:r>
          <w:r w:rsidRPr="001110B6">
            <w:rPr>
              <w:sz w:val="22"/>
              <w:szCs w:val="22"/>
              <w:lang w:val="en-US"/>
            </w:rPr>
            <w:t xml:space="preserve"> </w:t>
          </w:r>
          <w:r w:rsidRPr="001110B6">
            <w:rPr>
              <w:sz w:val="22"/>
              <w:szCs w:val="22"/>
            </w:rPr>
            <w:t>и</w:t>
          </w:r>
          <w:r w:rsidRPr="001110B6">
            <w:rPr>
              <w:sz w:val="22"/>
              <w:szCs w:val="22"/>
              <w:lang w:val="en-US"/>
            </w:rPr>
            <w:t xml:space="preserve"> </w:t>
          </w:r>
          <w:r w:rsidRPr="001110B6">
            <w:rPr>
              <w:sz w:val="22"/>
              <w:szCs w:val="22"/>
            </w:rPr>
            <w:t>аутентификации</w:t>
          </w:r>
          <w:r w:rsidRPr="001110B6">
            <w:rPr>
              <w:sz w:val="22"/>
              <w:szCs w:val="22"/>
              <w:lang w:val="en-US"/>
            </w:rPr>
            <w:t xml:space="preserve"> (Identification and Authentication Failures);</w:t>
          </w:r>
        </w:p>
        <w:p w14:paraId="58B22DAD" w14:textId="77777777" w:rsidR="00E94F32" w:rsidRPr="001110B6" w:rsidRDefault="00E94F32" w:rsidP="00E94F32">
          <w:pPr>
            <w:pStyle w:val="ListParagraph"/>
            <w:numPr>
              <w:ilvl w:val="0"/>
              <w:numId w:val="18"/>
            </w:numPr>
            <w:shd w:val="clear" w:color="auto" w:fill="FFFFFF"/>
            <w:spacing w:after="160" w:line="315" w:lineRule="atLeast"/>
            <w:ind w:left="2127" w:hanging="142"/>
            <w:jc w:val="both"/>
            <w:rPr>
              <w:sz w:val="22"/>
              <w:szCs w:val="22"/>
            </w:rPr>
          </w:pPr>
          <w:r w:rsidRPr="001110B6">
            <w:rPr>
              <w:sz w:val="22"/>
              <w:szCs w:val="22"/>
            </w:rPr>
            <w:t>Ошибки в обеспечении целостности ПО и данных (</w:t>
          </w:r>
          <w:r w:rsidRPr="001110B6">
            <w:rPr>
              <w:sz w:val="22"/>
              <w:szCs w:val="22"/>
              <w:lang w:val="en-US"/>
            </w:rPr>
            <w:t>Software</w:t>
          </w:r>
          <w:r w:rsidRPr="001110B6">
            <w:rPr>
              <w:sz w:val="22"/>
              <w:szCs w:val="22"/>
            </w:rPr>
            <w:t xml:space="preserve"> </w:t>
          </w:r>
          <w:r w:rsidRPr="001110B6">
            <w:rPr>
              <w:sz w:val="22"/>
              <w:szCs w:val="22"/>
              <w:lang w:val="en-US"/>
            </w:rPr>
            <w:t>and</w:t>
          </w:r>
          <w:r w:rsidRPr="001110B6">
            <w:rPr>
              <w:sz w:val="22"/>
              <w:szCs w:val="22"/>
            </w:rPr>
            <w:t xml:space="preserve"> </w:t>
          </w:r>
          <w:r w:rsidRPr="001110B6">
            <w:rPr>
              <w:sz w:val="22"/>
              <w:szCs w:val="22"/>
              <w:lang w:val="en-US"/>
            </w:rPr>
            <w:t>Data</w:t>
          </w:r>
          <w:r w:rsidRPr="001110B6">
            <w:rPr>
              <w:sz w:val="22"/>
              <w:szCs w:val="22"/>
            </w:rPr>
            <w:t xml:space="preserve"> </w:t>
          </w:r>
          <w:r w:rsidRPr="001110B6">
            <w:rPr>
              <w:sz w:val="22"/>
              <w:szCs w:val="22"/>
              <w:lang w:val="en-US"/>
            </w:rPr>
            <w:t>Integrity</w:t>
          </w:r>
          <w:r w:rsidRPr="001110B6">
            <w:rPr>
              <w:sz w:val="22"/>
              <w:szCs w:val="22"/>
            </w:rPr>
            <w:t xml:space="preserve"> </w:t>
          </w:r>
          <w:r w:rsidRPr="001110B6">
            <w:rPr>
              <w:sz w:val="22"/>
              <w:szCs w:val="22"/>
              <w:lang w:val="en-US"/>
            </w:rPr>
            <w:t>Failures</w:t>
          </w:r>
          <w:r w:rsidRPr="001110B6">
            <w:rPr>
              <w:sz w:val="22"/>
              <w:szCs w:val="22"/>
            </w:rPr>
            <w:t>);</w:t>
          </w:r>
        </w:p>
        <w:p w14:paraId="468F1FB0" w14:textId="77777777" w:rsidR="00E94F32" w:rsidRPr="001110B6" w:rsidRDefault="00E94F32" w:rsidP="00E94F32">
          <w:pPr>
            <w:pStyle w:val="ListParagraph"/>
            <w:numPr>
              <w:ilvl w:val="0"/>
              <w:numId w:val="18"/>
            </w:numPr>
            <w:shd w:val="clear" w:color="auto" w:fill="FFFFFF"/>
            <w:spacing w:after="160" w:line="315" w:lineRule="atLeast"/>
            <w:ind w:left="2127" w:hanging="142"/>
            <w:jc w:val="both"/>
            <w:rPr>
              <w:sz w:val="22"/>
              <w:szCs w:val="22"/>
            </w:rPr>
          </w:pPr>
          <w:r w:rsidRPr="001110B6">
            <w:rPr>
              <w:sz w:val="22"/>
              <w:szCs w:val="22"/>
            </w:rPr>
            <w:t xml:space="preserve">Ошибки в обеспечении логирования и мониторинга безопасности (Security </w:t>
          </w:r>
          <w:proofErr w:type="spellStart"/>
          <w:r w:rsidRPr="001110B6">
            <w:rPr>
              <w:sz w:val="22"/>
              <w:szCs w:val="22"/>
            </w:rPr>
            <w:t>Logging</w:t>
          </w:r>
          <w:proofErr w:type="spellEnd"/>
          <w:r w:rsidRPr="001110B6">
            <w:rPr>
              <w:sz w:val="22"/>
              <w:szCs w:val="22"/>
            </w:rPr>
            <w:t xml:space="preserve"> </w:t>
          </w:r>
          <w:proofErr w:type="spellStart"/>
          <w:r w:rsidRPr="001110B6">
            <w:rPr>
              <w:sz w:val="22"/>
              <w:szCs w:val="22"/>
            </w:rPr>
            <w:t>and</w:t>
          </w:r>
          <w:proofErr w:type="spellEnd"/>
          <w:r w:rsidRPr="001110B6">
            <w:rPr>
              <w:sz w:val="22"/>
              <w:szCs w:val="22"/>
            </w:rPr>
            <w:t xml:space="preserve"> Monitoring </w:t>
          </w:r>
          <w:proofErr w:type="spellStart"/>
          <w:r w:rsidRPr="001110B6">
            <w:rPr>
              <w:sz w:val="22"/>
              <w:szCs w:val="22"/>
            </w:rPr>
            <w:t>Failures</w:t>
          </w:r>
          <w:proofErr w:type="spellEnd"/>
          <w:r w:rsidRPr="001110B6">
            <w:rPr>
              <w:sz w:val="22"/>
              <w:szCs w:val="22"/>
            </w:rPr>
            <w:t>);</w:t>
          </w:r>
        </w:p>
        <w:p w14:paraId="7BBF749B" w14:textId="77777777" w:rsidR="00E94F32" w:rsidRPr="001110B6" w:rsidRDefault="00E94F32" w:rsidP="00E94F32">
          <w:pPr>
            <w:pStyle w:val="ListParagraph"/>
            <w:numPr>
              <w:ilvl w:val="0"/>
              <w:numId w:val="18"/>
            </w:numPr>
            <w:shd w:val="clear" w:color="auto" w:fill="FFFFFF"/>
            <w:spacing w:after="160" w:line="315" w:lineRule="atLeast"/>
            <w:ind w:left="2127" w:hanging="142"/>
            <w:jc w:val="both"/>
            <w:rPr>
              <w:sz w:val="22"/>
              <w:szCs w:val="22"/>
            </w:rPr>
          </w:pPr>
          <w:r w:rsidRPr="001110B6">
            <w:rPr>
              <w:sz w:val="22"/>
              <w:szCs w:val="22"/>
            </w:rPr>
            <w:t xml:space="preserve">Подделка запросов на стороне сервера (Server-Side </w:t>
          </w:r>
          <w:proofErr w:type="spellStart"/>
          <w:r w:rsidRPr="001110B6">
            <w:rPr>
              <w:sz w:val="22"/>
              <w:szCs w:val="22"/>
            </w:rPr>
            <w:t>Request</w:t>
          </w:r>
          <w:proofErr w:type="spellEnd"/>
          <w:r w:rsidRPr="001110B6">
            <w:rPr>
              <w:sz w:val="22"/>
              <w:szCs w:val="22"/>
            </w:rPr>
            <w:t xml:space="preserve"> </w:t>
          </w:r>
          <w:proofErr w:type="spellStart"/>
          <w:r w:rsidRPr="001110B6">
            <w:rPr>
              <w:sz w:val="22"/>
              <w:szCs w:val="22"/>
            </w:rPr>
            <w:t>Forgery</w:t>
          </w:r>
          <w:proofErr w:type="spellEnd"/>
          <w:r w:rsidRPr="001110B6">
            <w:rPr>
              <w:sz w:val="22"/>
              <w:szCs w:val="22"/>
            </w:rPr>
            <w:t>).</w:t>
          </w:r>
        </w:p>
        <w:p w14:paraId="7AE95E0F" w14:textId="77777777" w:rsidR="00E94F32" w:rsidRPr="001110B6" w:rsidRDefault="00E94F32" w:rsidP="00E94F32">
          <w:pPr>
            <w:pStyle w:val="ListParagraph"/>
            <w:numPr>
              <w:ilvl w:val="1"/>
              <w:numId w:val="17"/>
            </w:numPr>
            <w:shd w:val="clear" w:color="auto" w:fill="FFFFFF"/>
            <w:spacing w:after="160" w:line="315" w:lineRule="atLeast"/>
            <w:jc w:val="both"/>
            <w:rPr>
              <w:rFonts w:eastAsia="Times New Roman"/>
              <w:sz w:val="22"/>
              <w:szCs w:val="22"/>
            </w:rPr>
          </w:pPr>
          <w:r w:rsidRPr="001110B6">
            <w:rPr>
              <w:rFonts w:eastAsia="Times New Roman"/>
              <w:sz w:val="22"/>
              <w:szCs w:val="22"/>
            </w:rPr>
            <w:t xml:space="preserve">В качестве гайдлайна необходимо использовать стандарт OWASP ASVS, ориентироваться необходимо на уровень LVL1 + LVL2. </w:t>
          </w:r>
        </w:p>
        <w:p w14:paraId="65CA5A1C" w14:textId="77777777" w:rsidR="00E94F32" w:rsidRPr="001110B6" w:rsidRDefault="00E94F32" w:rsidP="00E94F32">
          <w:pPr>
            <w:spacing w:after="0"/>
            <w:jc w:val="both"/>
            <w:rPr>
              <w:rFonts w:ascii="Times New Roman" w:eastAsia="Times New Roman" w:hAnsi="Times New Roman" w:cs="Times New Roman"/>
            </w:rPr>
          </w:pPr>
        </w:p>
        <w:p w14:paraId="1EEFDD55" w14:textId="77777777" w:rsidR="00E94F32" w:rsidRPr="001110B6" w:rsidRDefault="00E94F32" w:rsidP="00E94F32">
          <w:pPr>
            <w:pStyle w:val="ListParagraph"/>
            <w:numPr>
              <w:ilvl w:val="0"/>
              <w:numId w:val="11"/>
            </w:numPr>
            <w:spacing w:after="160" w:line="259" w:lineRule="auto"/>
            <w:jc w:val="both"/>
            <w:rPr>
              <w:b/>
              <w:bCs/>
              <w:sz w:val="22"/>
              <w:szCs w:val="22"/>
            </w:rPr>
          </w:pPr>
          <w:r w:rsidRPr="001110B6">
            <w:rPr>
              <w:b/>
              <w:bCs/>
              <w:sz w:val="22"/>
              <w:szCs w:val="22"/>
            </w:rPr>
            <w:t>ИИ-приложения</w:t>
          </w:r>
        </w:p>
        <w:p w14:paraId="730AD4B3" w14:textId="77777777" w:rsidR="00E94F32" w:rsidRPr="001110B6" w:rsidRDefault="00E94F32" w:rsidP="00E94F32">
          <w:pPr>
            <w:pStyle w:val="ListParagraph"/>
            <w:numPr>
              <w:ilvl w:val="0"/>
              <w:numId w:val="26"/>
            </w:numPr>
            <w:shd w:val="clear" w:color="auto" w:fill="FFFFFF"/>
            <w:spacing w:after="160" w:line="315" w:lineRule="atLeast"/>
            <w:jc w:val="both"/>
            <w:rPr>
              <w:rFonts w:eastAsia="Times New Roman"/>
              <w:vanish/>
              <w:sz w:val="22"/>
              <w:szCs w:val="22"/>
            </w:rPr>
          </w:pPr>
        </w:p>
        <w:p w14:paraId="018EDA88" w14:textId="77777777" w:rsidR="00E94F32" w:rsidRPr="001110B6" w:rsidRDefault="00E94F32" w:rsidP="00E94F32">
          <w:pPr>
            <w:pStyle w:val="ListParagraph"/>
            <w:numPr>
              <w:ilvl w:val="0"/>
              <w:numId w:val="26"/>
            </w:numPr>
            <w:shd w:val="clear" w:color="auto" w:fill="FFFFFF"/>
            <w:spacing w:after="160" w:line="315" w:lineRule="atLeast"/>
            <w:jc w:val="both"/>
            <w:rPr>
              <w:rFonts w:eastAsia="Times New Roman"/>
              <w:vanish/>
              <w:sz w:val="22"/>
              <w:szCs w:val="22"/>
            </w:rPr>
          </w:pPr>
        </w:p>
        <w:p w14:paraId="60623E7D" w14:textId="77777777" w:rsidR="00E94F32" w:rsidRPr="001110B6" w:rsidRDefault="00E94F32" w:rsidP="00E94F32">
          <w:pPr>
            <w:pStyle w:val="ListParagraph"/>
            <w:numPr>
              <w:ilvl w:val="1"/>
              <w:numId w:val="26"/>
            </w:numPr>
            <w:shd w:val="clear" w:color="auto" w:fill="FFFFFF"/>
            <w:spacing w:after="160" w:line="315" w:lineRule="atLeast"/>
            <w:ind w:left="1519" w:hanging="357"/>
            <w:jc w:val="both"/>
            <w:rPr>
              <w:rFonts w:eastAsia="Times New Roman"/>
              <w:sz w:val="22"/>
              <w:szCs w:val="22"/>
            </w:rPr>
          </w:pPr>
          <w:r w:rsidRPr="001110B6">
            <w:rPr>
              <w:rFonts w:eastAsia="Times New Roman"/>
              <w:sz w:val="22"/>
              <w:szCs w:val="22"/>
            </w:rPr>
            <w:t xml:space="preserve">Доступ к внутренним </w:t>
          </w:r>
          <w:r w:rsidRPr="001110B6">
            <w:rPr>
              <w:rFonts w:eastAsia="Times New Roman"/>
              <w:sz w:val="22"/>
              <w:szCs w:val="22"/>
              <w:lang w:val="en-US"/>
            </w:rPr>
            <w:t>LLM</w:t>
          </w:r>
          <w:r w:rsidRPr="001110B6">
            <w:rPr>
              <w:rFonts w:eastAsia="Times New Roman"/>
              <w:sz w:val="22"/>
              <w:szCs w:val="22"/>
            </w:rPr>
            <w:t xml:space="preserve">-интерфейсам должен быть ограничен и </w:t>
          </w:r>
          <w:proofErr w:type="spellStart"/>
          <w:r w:rsidRPr="001110B6">
            <w:rPr>
              <w:rFonts w:eastAsia="Times New Roman"/>
              <w:sz w:val="22"/>
              <w:szCs w:val="22"/>
            </w:rPr>
            <w:t>логироваться</w:t>
          </w:r>
          <w:proofErr w:type="spellEnd"/>
          <w:r w:rsidRPr="001110B6">
            <w:rPr>
              <w:rFonts w:eastAsia="Times New Roman"/>
              <w:sz w:val="22"/>
              <w:szCs w:val="22"/>
            </w:rPr>
            <w:t xml:space="preserve"> (при логировании нужно исключить попадание конфиденциальной информации).</w:t>
          </w:r>
        </w:p>
        <w:p w14:paraId="34042C43" w14:textId="77777777" w:rsidR="00E94F32" w:rsidRPr="001110B6" w:rsidRDefault="00E94F32" w:rsidP="00E94F32">
          <w:pPr>
            <w:pStyle w:val="ListParagraph"/>
            <w:numPr>
              <w:ilvl w:val="1"/>
              <w:numId w:val="26"/>
            </w:numPr>
            <w:shd w:val="clear" w:color="auto" w:fill="FFFFFF"/>
            <w:spacing w:after="160" w:line="315" w:lineRule="atLeast"/>
            <w:jc w:val="both"/>
            <w:rPr>
              <w:rFonts w:eastAsia="Times New Roman"/>
              <w:sz w:val="22"/>
              <w:szCs w:val="22"/>
            </w:rPr>
          </w:pPr>
          <w:r w:rsidRPr="001110B6">
            <w:rPr>
              <w:rFonts w:eastAsia="Times New Roman"/>
              <w:sz w:val="22"/>
              <w:szCs w:val="22"/>
            </w:rPr>
            <w:t xml:space="preserve">Модели, имеющие доступ к конфиденциальной информации, должны быть защищены от атак </w:t>
          </w:r>
          <w:proofErr w:type="spellStart"/>
          <w:r w:rsidRPr="001110B6">
            <w:rPr>
              <w:rFonts w:eastAsia="Times New Roman"/>
              <w:sz w:val="22"/>
              <w:szCs w:val="22"/>
              <w:lang w:val="en-US"/>
            </w:rPr>
            <w:t>promt</w:t>
          </w:r>
          <w:proofErr w:type="spellEnd"/>
          <w:r w:rsidRPr="001110B6">
            <w:rPr>
              <w:rFonts w:eastAsia="Times New Roman"/>
              <w:sz w:val="22"/>
              <w:szCs w:val="22"/>
            </w:rPr>
            <w:t>-</w:t>
          </w:r>
          <w:r w:rsidRPr="001110B6">
            <w:rPr>
              <w:rFonts w:eastAsia="Times New Roman"/>
              <w:sz w:val="22"/>
              <w:szCs w:val="22"/>
              <w:lang w:val="en-US"/>
            </w:rPr>
            <w:t>injection</w:t>
          </w:r>
          <w:r w:rsidRPr="001110B6">
            <w:rPr>
              <w:rFonts w:eastAsia="Times New Roman"/>
              <w:sz w:val="22"/>
              <w:szCs w:val="22"/>
            </w:rPr>
            <w:t xml:space="preserve"> – необходимо организовать фильтрацию и валидацию входящих запросов.</w:t>
          </w:r>
        </w:p>
        <w:p w14:paraId="1F22C608" w14:textId="77777777" w:rsidR="00E94F32" w:rsidRPr="001110B6" w:rsidRDefault="00E94F32" w:rsidP="00E94F32">
          <w:pPr>
            <w:pStyle w:val="ListParagraph"/>
            <w:numPr>
              <w:ilvl w:val="1"/>
              <w:numId w:val="26"/>
            </w:numPr>
            <w:shd w:val="clear" w:color="auto" w:fill="FFFFFF"/>
            <w:spacing w:after="160" w:line="315" w:lineRule="atLeast"/>
            <w:jc w:val="both"/>
            <w:rPr>
              <w:rFonts w:eastAsia="Times New Roman"/>
              <w:sz w:val="22"/>
              <w:szCs w:val="22"/>
            </w:rPr>
          </w:pPr>
          <w:r w:rsidRPr="001110B6">
            <w:rPr>
              <w:rFonts w:eastAsia="Times New Roman"/>
              <w:sz w:val="22"/>
              <w:szCs w:val="22"/>
            </w:rPr>
            <w:t xml:space="preserve">Необходимо </w:t>
          </w:r>
          <w:proofErr w:type="spellStart"/>
          <w:r w:rsidRPr="001110B6">
            <w:rPr>
              <w:rFonts w:eastAsia="Times New Roman"/>
              <w:sz w:val="22"/>
              <w:szCs w:val="22"/>
            </w:rPr>
            <w:t>логировать</w:t>
          </w:r>
          <w:proofErr w:type="spellEnd"/>
          <w:r w:rsidRPr="001110B6">
            <w:rPr>
              <w:rFonts w:eastAsia="Times New Roman"/>
              <w:sz w:val="22"/>
              <w:szCs w:val="22"/>
            </w:rPr>
            <w:t xml:space="preserve"> все обращения к </w:t>
          </w:r>
          <w:r w:rsidRPr="001110B6">
            <w:rPr>
              <w:rFonts w:eastAsia="Times New Roman"/>
              <w:sz w:val="22"/>
              <w:szCs w:val="22"/>
              <w:lang w:val="en-US"/>
            </w:rPr>
            <w:t>LLM</w:t>
          </w:r>
          <w:r w:rsidRPr="001110B6">
            <w:rPr>
              <w:rFonts w:eastAsia="Times New Roman"/>
              <w:sz w:val="22"/>
              <w:szCs w:val="22"/>
            </w:rPr>
            <w:t xml:space="preserve">, включая входящий </w:t>
          </w:r>
          <w:proofErr w:type="spellStart"/>
          <w:r w:rsidRPr="001110B6">
            <w:rPr>
              <w:rFonts w:eastAsia="Times New Roman"/>
              <w:sz w:val="22"/>
              <w:szCs w:val="22"/>
              <w:lang w:val="en-US"/>
            </w:rPr>
            <w:t>promt</w:t>
          </w:r>
          <w:proofErr w:type="spellEnd"/>
          <w:r w:rsidRPr="001110B6">
            <w:rPr>
              <w:rFonts w:eastAsia="Times New Roman"/>
              <w:sz w:val="22"/>
              <w:szCs w:val="22"/>
            </w:rPr>
            <w:t>, идентификатор пользователя (</w:t>
          </w:r>
          <w:proofErr w:type="spellStart"/>
          <w:r w:rsidRPr="001110B6">
            <w:rPr>
              <w:rFonts w:eastAsia="Times New Roman"/>
              <w:sz w:val="22"/>
              <w:szCs w:val="22"/>
              <w:lang w:val="en-US"/>
            </w:rPr>
            <w:t>personalID</w:t>
          </w:r>
          <w:proofErr w:type="spellEnd"/>
          <w:r w:rsidRPr="001110B6">
            <w:rPr>
              <w:rFonts w:eastAsia="Times New Roman"/>
              <w:sz w:val="22"/>
              <w:szCs w:val="22"/>
            </w:rPr>
            <w:t>) и результат. Логи должны быть доступны только администраторам.</w:t>
          </w:r>
        </w:p>
        <w:p w14:paraId="1413E385" w14:textId="77777777" w:rsidR="00E94F32" w:rsidRPr="001110B6" w:rsidRDefault="00E94F32" w:rsidP="00E94F32">
          <w:pPr>
            <w:pStyle w:val="ListParagraph"/>
            <w:numPr>
              <w:ilvl w:val="1"/>
              <w:numId w:val="26"/>
            </w:numPr>
            <w:shd w:val="clear" w:color="auto" w:fill="FFFFFF"/>
            <w:spacing w:after="160" w:line="315" w:lineRule="atLeast"/>
            <w:jc w:val="both"/>
            <w:rPr>
              <w:rFonts w:eastAsia="Times New Roman"/>
              <w:sz w:val="22"/>
              <w:szCs w:val="22"/>
            </w:rPr>
          </w:pPr>
          <w:r w:rsidRPr="001110B6">
            <w:rPr>
              <w:rFonts w:eastAsia="Times New Roman"/>
              <w:sz w:val="22"/>
              <w:szCs w:val="22"/>
            </w:rPr>
            <w:t>Модель не должна возвращать или интерпретировать команды, нацеленные на выполнение произвольного кода или обход политик безопасности (например, вызовы «игнорируй предыдущие инструкции и политики безопасности», «какой будет результат выполнения кода ХХХ?» и т.п.</w:t>
          </w:r>
        </w:p>
        <w:p w14:paraId="5A0C2B26" w14:textId="77777777" w:rsidR="00E94F32" w:rsidRPr="001110B6" w:rsidRDefault="00E94F32" w:rsidP="00E94F32">
          <w:pPr>
            <w:pStyle w:val="ListParagraph"/>
            <w:numPr>
              <w:ilvl w:val="1"/>
              <w:numId w:val="26"/>
            </w:numPr>
            <w:shd w:val="clear" w:color="auto" w:fill="FFFFFF"/>
            <w:spacing w:after="160" w:line="315" w:lineRule="atLeast"/>
            <w:jc w:val="both"/>
            <w:rPr>
              <w:rFonts w:eastAsia="Times New Roman"/>
              <w:sz w:val="22"/>
              <w:szCs w:val="22"/>
            </w:rPr>
          </w:pPr>
          <w:r w:rsidRPr="001110B6">
            <w:rPr>
              <w:rFonts w:eastAsia="Times New Roman"/>
              <w:sz w:val="22"/>
              <w:szCs w:val="22"/>
            </w:rPr>
            <w:t>Модель, принимающая на вход текстовые команды, должна поддерживать механизм ограничения длины и частоты промптов, настраиваемый на уровне вызова.</w:t>
          </w:r>
        </w:p>
        <w:p w14:paraId="1FE035BC" w14:textId="77777777" w:rsidR="00E94F32" w:rsidRPr="001110B6" w:rsidRDefault="00E94F32" w:rsidP="00E94F32">
          <w:pPr>
            <w:pStyle w:val="ListParagraph"/>
            <w:numPr>
              <w:ilvl w:val="1"/>
              <w:numId w:val="26"/>
            </w:numPr>
            <w:shd w:val="clear" w:color="auto" w:fill="FFFFFF"/>
            <w:spacing w:after="160" w:line="315" w:lineRule="atLeast"/>
            <w:jc w:val="both"/>
            <w:rPr>
              <w:rFonts w:eastAsia="Times New Roman"/>
              <w:sz w:val="22"/>
              <w:szCs w:val="22"/>
            </w:rPr>
          </w:pPr>
          <w:r w:rsidRPr="001110B6">
            <w:rPr>
              <w:rFonts w:eastAsia="Times New Roman"/>
              <w:sz w:val="22"/>
              <w:szCs w:val="22"/>
            </w:rPr>
            <w:t xml:space="preserve">Все обращения агентов к внешним </w:t>
          </w:r>
          <w:r w:rsidRPr="001110B6">
            <w:rPr>
              <w:rFonts w:eastAsia="Times New Roman"/>
              <w:sz w:val="22"/>
              <w:szCs w:val="22"/>
              <w:lang w:val="en-US"/>
            </w:rPr>
            <w:t>API</w:t>
          </w:r>
          <w:r w:rsidRPr="001110B6">
            <w:rPr>
              <w:rFonts w:eastAsia="Times New Roman"/>
              <w:sz w:val="22"/>
              <w:szCs w:val="22"/>
            </w:rPr>
            <w:t xml:space="preserve"> (включая получение контекста, данных профиля и бизнес-метрик) должны проходить валидацию схемы и параметров.</w:t>
          </w:r>
        </w:p>
        <w:p w14:paraId="777A3A78" w14:textId="77777777" w:rsidR="00E94F32" w:rsidRPr="001110B6" w:rsidRDefault="00E94F32" w:rsidP="00E94F32">
          <w:pPr>
            <w:pStyle w:val="ListParagraph"/>
            <w:numPr>
              <w:ilvl w:val="1"/>
              <w:numId w:val="26"/>
            </w:numPr>
            <w:shd w:val="clear" w:color="auto" w:fill="FFFFFF"/>
            <w:spacing w:after="160" w:line="315" w:lineRule="atLeast"/>
            <w:jc w:val="both"/>
            <w:rPr>
              <w:rFonts w:eastAsia="Times New Roman"/>
              <w:sz w:val="22"/>
              <w:szCs w:val="22"/>
            </w:rPr>
          </w:pPr>
          <w:r w:rsidRPr="001110B6">
            <w:rPr>
              <w:rFonts w:eastAsia="Times New Roman"/>
              <w:sz w:val="22"/>
              <w:szCs w:val="22"/>
            </w:rPr>
            <w:t>В случае использования внешней модели (</w:t>
          </w:r>
          <w:r w:rsidRPr="001110B6">
            <w:rPr>
              <w:rFonts w:eastAsia="Times New Roman"/>
              <w:sz w:val="22"/>
              <w:szCs w:val="22"/>
              <w:lang w:val="en-US"/>
            </w:rPr>
            <w:t>LLM</w:t>
          </w:r>
          <w:r w:rsidRPr="001110B6">
            <w:rPr>
              <w:rFonts w:eastAsia="Times New Roman"/>
              <w:sz w:val="22"/>
              <w:szCs w:val="22"/>
            </w:rPr>
            <w:t xml:space="preserve"> через </w:t>
          </w:r>
          <w:r w:rsidRPr="001110B6">
            <w:rPr>
              <w:rFonts w:eastAsia="Times New Roman"/>
              <w:sz w:val="22"/>
              <w:szCs w:val="22"/>
              <w:lang w:val="en-US"/>
            </w:rPr>
            <w:t>API</w:t>
          </w:r>
          <w:r w:rsidRPr="001110B6">
            <w:rPr>
              <w:rFonts w:eastAsia="Times New Roman"/>
              <w:sz w:val="22"/>
              <w:szCs w:val="22"/>
            </w:rPr>
            <w:t xml:space="preserve">) необходимо обеспечить шифрование, как канала связи, так и хранения </w:t>
          </w:r>
          <w:proofErr w:type="spellStart"/>
          <w:r w:rsidRPr="001110B6">
            <w:rPr>
              <w:rFonts w:eastAsia="Times New Roman"/>
              <w:sz w:val="22"/>
              <w:szCs w:val="22"/>
              <w:lang w:val="en-US"/>
            </w:rPr>
            <w:t>promt</w:t>
          </w:r>
          <w:proofErr w:type="spellEnd"/>
          <w:r w:rsidRPr="001110B6">
            <w:rPr>
              <w:rFonts w:eastAsia="Times New Roman"/>
              <w:sz w:val="22"/>
              <w:szCs w:val="22"/>
            </w:rPr>
            <w:t xml:space="preserve"> (не ниже </w:t>
          </w:r>
          <w:r w:rsidRPr="001110B6">
            <w:rPr>
              <w:rFonts w:eastAsia="Times New Roman"/>
              <w:sz w:val="22"/>
              <w:szCs w:val="22"/>
              <w:lang w:val="en-US"/>
            </w:rPr>
            <w:t>TLS</w:t>
          </w:r>
          <w:r w:rsidRPr="001110B6">
            <w:rPr>
              <w:rFonts w:eastAsia="Times New Roman"/>
              <w:sz w:val="22"/>
              <w:szCs w:val="22"/>
            </w:rPr>
            <w:t xml:space="preserve"> 1.2).</w:t>
          </w:r>
        </w:p>
        <w:p w14:paraId="2722113F" w14:textId="77777777" w:rsidR="00E94F32" w:rsidRPr="001110B6" w:rsidRDefault="00E94F32" w:rsidP="00E94F32">
          <w:pPr>
            <w:pStyle w:val="ListParagraph"/>
            <w:numPr>
              <w:ilvl w:val="1"/>
              <w:numId w:val="26"/>
            </w:numPr>
            <w:shd w:val="clear" w:color="auto" w:fill="FFFFFF"/>
            <w:spacing w:after="160" w:line="315" w:lineRule="atLeast"/>
            <w:jc w:val="both"/>
            <w:rPr>
              <w:rFonts w:eastAsia="Times New Roman"/>
              <w:sz w:val="22"/>
              <w:szCs w:val="22"/>
            </w:rPr>
          </w:pPr>
          <w:r w:rsidRPr="001110B6">
            <w:rPr>
              <w:rFonts w:eastAsia="Times New Roman"/>
              <w:sz w:val="22"/>
              <w:szCs w:val="22"/>
            </w:rPr>
            <w:t>При генерации кода модель не должна иметь возможность выполнять его напрямую. Должен быть только вывод в виде текста.</w:t>
          </w:r>
        </w:p>
        <w:p w14:paraId="60FC56E8" w14:textId="77777777" w:rsidR="00E94F32" w:rsidRPr="001110B6" w:rsidRDefault="00E94F32" w:rsidP="00E94F32">
          <w:pPr>
            <w:pStyle w:val="ListParagraph"/>
            <w:numPr>
              <w:ilvl w:val="1"/>
              <w:numId w:val="26"/>
            </w:numPr>
            <w:shd w:val="clear" w:color="auto" w:fill="FFFFFF"/>
            <w:spacing w:after="160" w:line="315" w:lineRule="atLeast"/>
            <w:jc w:val="both"/>
            <w:rPr>
              <w:rFonts w:eastAsia="Times New Roman"/>
              <w:sz w:val="22"/>
              <w:szCs w:val="22"/>
            </w:rPr>
          </w:pPr>
          <w:r w:rsidRPr="001110B6">
            <w:rPr>
              <w:rFonts w:eastAsia="Times New Roman"/>
              <w:sz w:val="22"/>
              <w:szCs w:val="22"/>
            </w:rPr>
            <w:lastRenderedPageBreak/>
            <w:t xml:space="preserve">При возникновении ошибок выполнения запросов, необходимо </w:t>
          </w:r>
          <w:proofErr w:type="spellStart"/>
          <w:r w:rsidRPr="001110B6">
            <w:rPr>
              <w:rFonts w:eastAsia="Times New Roman"/>
              <w:sz w:val="22"/>
              <w:szCs w:val="22"/>
            </w:rPr>
            <w:t>логировать</w:t>
          </w:r>
          <w:proofErr w:type="spellEnd"/>
          <w:r w:rsidRPr="001110B6">
            <w:rPr>
              <w:rFonts w:eastAsia="Times New Roman"/>
              <w:sz w:val="22"/>
              <w:szCs w:val="22"/>
            </w:rPr>
            <w:t xml:space="preserve"> «запрос-ответ» и метаданные, но с маскированием пользовательских данных </w:t>
          </w:r>
        </w:p>
        <w:p w14:paraId="4B9EE4E3" w14:textId="77777777" w:rsidR="00E94F32" w:rsidRPr="001110B6" w:rsidRDefault="00E94F32" w:rsidP="00E94F32">
          <w:pPr>
            <w:pStyle w:val="ListParagraph"/>
            <w:numPr>
              <w:ilvl w:val="1"/>
              <w:numId w:val="26"/>
            </w:numPr>
            <w:shd w:val="clear" w:color="auto" w:fill="FFFFFF"/>
            <w:spacing w:after="160" w:line="315" w:lineRule="atLeast"/>
            <w:jc w:val="both"/>
            <w:rPr>
              <w:rFonts w:eastAsia="Times New Roman"/>
              <w:sz w:val="22"/>
              <w:szCs w:val="22"/>
            </w:rPr>
          </w:pPr>
          <w:r w:rsidRPr="001110B6">
            <w:rPr>
              <w:rFonts w:eastAsia="Times New Roman"/>
              <w:sz w:val="22"/>
              <w:szCs w:val="22"/>
            </w:rPr>
            <w:t xml:space="preserve">Каждое обращение </w:t>
          </w:r>
          <w:r w:rsidRPr="001110B6">
            <w:rPr>
              <w:rFonts w:eastAsia="Times New Roman"/>
              <w:sz w:val="22"/>
              <w:szCs w:val="22"/>
              <w:lang w:val="en-US"/>
            </w:rPr>
            <w:t>AI</w:t>
          </w:r>
          <w:r w:rsidRPr="001110B6">
            <w:rPr>
              <w:rFonts w:eastAsia="Times New Roman"/>
              <w:sz w:val="22"/>
              <w:szCs w:val="22"/>
            </w:rPr>
            <w:t>-агента должно сопровождаться уникальным идентификатором запроса, отслеживаемый на протяжении обработки и ответа.</w:t>
          </w:r>
        </w:p>
        <w:p w14:paraId="29BFB3CE" w14:textId="77777777" w:rsidR="00E94F32" w:rsidRPr="001110B6" w:rsidRDefault="00E94F32" w:rsidP="00E94F32">
          <w:pPr>
            <w:pStyle w:val="ListParagraph"/>
            <w:numPr>
              <w:ilvl w:val="1"/>
              <w:numId w:val="26"/>
            </w:numPr>
            <w:shd w:val="clear" w:color="auto" w:fill="FFFFFF"/>
            <w:spacing w:after="160" w:line="315" w:lineRule="atLeast"/>
            <w:jc w:val="both"/>
            <w:rPr>
              <w:rFonts w:eastAsia="Times New Roman"/>
              <w:sz w:val="22"/>
              <w:szCs w:val="22"/>
            </w:rPr>
          </w:pPr>
          <w:r w:rsidRPr="001110B6">
            <w:rPr>
              <w:rFonts w:eastAsia="Times New Roman"/>
              <w:sz w:val="22"/>
              <w:szCs w:val="22"/>
            </w:rPr>
            <w:t xml:space="preserve">Архитектура сервиса должна предусматривать разрыв связи с </w:t>
          </w:r>
          <w:r w:rsidRPr="001110B6">
            <w:rPr>
              <w:rFonts w:eastAsia="Times New Roman"/>
              <w:sz w:val="22"/>
              <w:szCs w:val="22"/>
              <w:lang w:val="en-US"/>
            </w:rPr>
            <w:t>AI</w:t>
          </w:r>
          <w:r w:rsidRPr="001110B6">
            <w:rPr>
              <w:rFonts w:eastAsia="Times New Roman"/>
              <w:sz w:val="22"/>
              <w:szCs w:val="22"/>
            </w:rPr>
            <w:t>-агентом, в случае выявления аномалий (запрос пользователя не прошел валидацию и т.п.).</w:t>
          </w:r>
        </w:p>
        <w:p w14:paraId="3A61A96C" w14:textId="77777777" w:rsidR="00E94F32" w:rsidRPr="001110B6" w:rsidRDefault="00E94F32" w:rsidP="00E94F32">
          <w:pPr>
            <w:pStyle w:val="ListParagraph"/>
            <w:numPr>
              <w:ilvl w:val="1"/>
              <w:numId w:val="26"/>
            </w:numPr>
            <w:shd w:val="clear" w:color="auto" w:fill="FFFFFF"/>
            <w:spacing w:after="160" w:line="315" w:lineRule="atLeast"/>
            <w:jc w:val="both"/>
            <w:rPr>
              <w:rFonts w:eastAsia="Times New Roman"/>
              <w:sz w:val="22"/>
              <w:szCs w:val="22"/>
            </w:rPr>
          </w:pPr>
          <w:r w:rsidRPr="001110B6">
            <w:rPr>
              <w:rFonts w:eastAsia="Times New Roman"/>
              <w:sz w:val="22"/>
              <w:szCs w:val="22"/>
            </w:rPr>
            <w:t xml:space="preserve">Все взаимодействия с </w:t>
          </w:r>
          <w:r w:rsidRPr="001110B6">
            <w:rPr>
              <w:rFonts w:eastAsia="Times New Roman"/>
              <w:sz w:val="22"/>
              <w:szCs w:val="22"/>
              <w:lang w:val="en-US"/>
            </w:rPr>
            <w:t>LLM</w:t>
          </w:r>
          <w:r w:rsidRPr="001110B6">
            <w:rPr>
              <w:rFonts w:eastAsia="Times New Roman"/>
              <w:sz w:val="22"/>
              <w:szCs w:val="22"/>
            </w:rPr>
            <w:t xml:space="preserve"> должны иметь время жизни сессии.</w:t>
          </w:r>
        </w:p>
        <w:p w14:paraId="4FAD67EE" w14:textId="77777777" w:rsidR="00E94F32" w:rsidRPr="001110B6" w:rsidRDefault="00E94F32" w:rsidP="00E94F32">
          <w:pPr>
            <w:pStyle w:val="ListParagraph"/>
            <w:shd w:val="clear" w:color="auto" w:fill="FFFFFF"/>
            <w:spacing w:line="315" w:lineRule="atLeast"/>
            <w:ind w:left="1523"/>
            <w:jc w:val="both"/>
            <w:rPr>
              <w:rFonts w:eastAsia="Times New Roman"/>
              <w:sz w:val="22"/>
              <w:szCs w:val="22"/>
            </w:rPr>
          </w:pPr>
        </w:p>
        <w:p w14:paraId="4A78EB2E" w14:textId="77777777" w:rsidR="00E94F32" w:rsidRPr="001110B6" w:rsidRDefault="00E94F32" w:rsidP="00E94F32">
          <w:pPr>
            <w:pStyle w:val="ListParagraph"/>
            <w:numPr>
              <w:ilvl w:val="0"/>
              <w:numId w:val="27"/>
            </w:numPr>
            <w:spacing w:after="160" w:line="259" w:lineRule="auto"/>
            <w:jc w:val="both"/>
            <w:rPr>
              <w:b/>
              <w:bCs/>
              <w:sz w:val="22"/>
              <w:szCs w:val="22"/>
            </w:rPr>
          </w:pPr>
          <w:r w:rsidRPr="001110B6">
            <w:rPr>
              <w:b/>
              <w:bCs/>
              <w:sz w:val="22"/>
              <w:szCs w:val="22"/>
            </w:rPr>
            <w:t xml:space="preserve">Общие требования к AI-агентам и </w:t>
          </w:r>
          <w:proofErr w:type="spellStart"/>
          <w:r w:rsidRPr="001110B6">
            <w:rPr>
              <w:b/>
              <w:bCs/>
              <w:sz w:val="22"/>
              <w:szCs w:val="22"/>
            </w:rPr>
            <w:t>мультиагентным</w:t>
          </w:r>
          <w:proofErr w:type="spellEnd"/>
          <w:r w:rsidRPr="001110B6">
            <w:rPr>
              <w:b/>
              <w:bCs/>
              <w:sz w:val="22"/>
              <w:szCs w:val="22"/>
            </w:rPr>
            <w:t xml:space="preserve"> системам</w:t>
          </w:r>
        </w:p>
        <w:p w14:paraId="1BE315C3" w14:textId="77777777" w:rsidR="00E94F32" w:rsidRPr="001110B6" w:rsidRDefault="00E94F32" w:rsidP="00E94F32">
          <w:pPr>
            <w:pStyle w:val="ListParagraph"/>
            <w:numPr>
              <w:ilvl w:val="1"/>
              <w:numId w:val="26"/>
            </w:numPr>
            <w:shd w:val="clear" w:color="auto" w:fill="FFFFFF"/>
            <w:spacing w:after="160" w:line="315" w:lineRule="atLeast"/>
            <w:jc w:val="both"/>
            <w:rPr>
              <w:rFonts w:eastAsia="Times New Roman"/>
              <w:sz w:val="22"/>
              <w:szCs w:val="22"/>
            </w:rPr>
          </w:pPr>
          <w:r w:rsidRPr="001110B6">
            <w:rPr>
              <w:sz w:val="22"/>
              <w:szCs w:val="22"/>
            </w:rPr>
            <w:t xml:space="preserve"> AI-агентам разрешено использовать в промышленной среде только Модели, предоставляемые платформой </w:t>
          </w:r>
          <w:proofErr w:type="spellStart"/>
          <w:r w:rsidRPr="001110B6">
            <w:rPr>
              <w:sz w:val="22"/>
              <w:szCs w:val="22"/>
            </w:rPr>
            <w:t>GigaPlatform</w:t>
          </w:r>
          <w:proofErr w:type="spellEnd"/>
          <w:r w:rsidRPr="001110B6">
            <w:rPr>
              <w:rFonts w:eastAsia="Times New Roman"/>
              <w:sz w:val="22"/>
              <w:szCs w:val="22"/>
            </w:rPr>
            <w:t>.</w:t>
          </w:r>
        </w:p>
        <w:p w14:paraId="71C68957" w14:textId="77777777" w:rsidR="00E94F32" w:rsidRPr="001110B6" w:rsidRDefault="00E94F32" w:rsidP="00E94F32">
          <w:pPr>
            <w:pStyle w:val="ListParagraph"/>
            <w:numPr>
              <w:ilvl w:val="1"/>
              <w:numId w:val="26"/>
            </w:numPr>
            <w:shd w:val="clear" w:color="auto" w:fill="FFFFFF"/>
            <w:spacing w:after="160" w:line="315" w:lineRule="atLeast"/>
            <w:jc w:val="both"/>
            <w:rPr>
              <w:rFonts w:eastAsia="Times New Roman"/>
              <w:sz w:val="22"/>
              <w:szCs w:val="22"/>
            </w:rPr>
          </w:pPr>
          <w:r w:rsidRPr="001110B6">
            <w:rPr>
              <w:sz w:val="22"/>
              <w:szCs w:val="22"/>
            </w:rPr>
            <w:t xml:space="preserve"> В средах разработки и тестирования разрешено использовать только Модели, одобренные к использованию подразделением компании, ответственным за кибербезопасность. </w:t>
          </w:r>
        </w:p>
        <w:p w14:paraId="688FD4F3" w14:textId="77777777" w:rsidR="00E94F32" w:rsidRPr="001110B6" w:rsidRDefault="00E94F32" w:rsidP="00E94F32">
          <w:pPr>
            <w:pStyle w:val="ListParagraph"/>
            <w:numPr>
              <w:ilvl w:val="1"/>
              <w:numId w:val="26"/>
            </w:numPr>
            <w:shd w:val="clear" w:color="auto" w:fill="FFFFFF"/>
            <w:spacing w:after="160" w:line="315" w:lineRule="atLeast"/>
            <w:jc w:val="both"/>
            <w:rPr>
              <w:rFonts w:eastAsia="Times New Roman"/>
              <w:sz w:val="22"/>
              <w:szCs w:val="22"/>
            </w:rPr>
          </w:pPr>
          <w:r w:rsidRPr="001110B6">
            <w:rPr>
              <w:sz w:val="22"/>
              <w:szCs w:val="22"/>
            </w:rPr>
            <w:t xml:space="preserve"> AI-агент должен позволять смену Модели путём конфигурирования без изменения исходного кода самого AI-агента</w:t>
          </w:r>
        </w:p>
        <w:p w14:paraId="70E96257" w14:textId="77777777" w:rsidR="00E94F32" w:rsidRPr="001110B6" w:rsidRDefault="00E94F32" w:rsidP="00E94F32">
          <w:pPr>
            <w:pStyle w:val="ListParagraph"/>
            <w:numPr>
              <w:ilvl w:val="1"/>
              <w:numId w:val="26"/>
            </w:numPr>
            <w:shd w:val="clear" w:color="auto" w:fill="FFFFFF"/>
            <w:spacing w:after="160" w:line="315" w:lineRule="atLeast"/>
            <w:jc w:val="both"/>
            <w:rPr>
              <w:rFonts w:eastAsia="Times New Roman"/>
              <w:sz w:val="22"/>
              <w:szCs w:val="22"/>
            </w:rPr>
          </w:pPr>
          <w:r w:rsidRPr="001110B6">
            <w:rPr>
              <w:sz w:val="22"/>
              <w:szCs w:val="22"/>
            </w:rPr>
            <w:t xml:space="preserve"> Для каждой используемой версии агента, необходимо определить шаблоны промптов, адаптированные под конкретную используемую Модель</w:t>
          </w:r>
        </w:p>
        <w:p w14:paraId="446E8B4E" w14:textId="77777777" w:rsidR="00E94F32" w:rsidRPr="001110B6" w:rsidRDefault="00E94F32" w:rsidP="00E94F32">
          <w:pPr>
            <w:pStyle w:val="ListParagraph"/>
            <w:numPr>
              <w:ilvl w:val="1"/>
              <w:numId w:val="26"/>
            </w:numPr>
            <w:shd w:val="clear" w:color="auto" w:fill="FFFFFF"/>
            <w:spacing w:after="160" w:line="315" w:lineRule="atLeast"/>
            <w:jc w:val="both"/>
            <w:rPr>
              <w:rFonts w:eastAsia="Times New Roman"/>
              <w:sz w:val="22"/>
              <w:szCs w:val="22"/>
            </w:rPr>
          </w:pPr>
          <w:r w:rsidRPr="001110B6">
            <w:rPr>
              <w:sz w:val="22"/>
              <w:szCs w:val="22"/>
            </w:rPr>
            <w:t xml:space="preserve"> Долговременная память агента (Long </w:t>
          </w:r>
          <w:proofErr w:type="spellStart"/>
          <w:r w:rsidRPr="001110B6">
            <w:rPr>
              <w:sz w:val="22"/>
              <w:szCs w:val="22"/>
            </w:rPr>
            <w:t>term</w:t>
          </w:r>
          <w:proofErr w:type="spellEnd"/>
          <w:r w:rsidRPr="001110B6">
            <w:rPr>
              <w:sz w:val="22"/>
              <w:szCs w:val="22"/>
            </w:rPr>
            <w:t xml:space="preserve"> </w:t>
          </w:r>
          <w:proofErr w:type="spellStart"/>
          <w:r w:rsidRPr="001110B6">
            <w:rPr>
              <w:sz w:val="22"/>
              <w:szCs w:val="22"/>
            </w:rPr>
            <w:t>memory</w:t>
          </w:r>
          <w:proofErr w:type="spellEnd"/>
          <w:r w:rsidRPr="001110B6">
            <w:rPr>
              <w:sz w:val="22"/>
              <w:szCs w:val="22"/>
            </w:rPr>
            <w:t>) должна храниться в персистентном хранилище</w:t>
          </w:r>
        </w:p>
        <w:p w14:paraId="5FE31829" w14:textId="77777777" w:rsidR="00E94F32" w:rsidRPr="001110B6" w:rsidRDefault="00E94F32" w:rsidP="00E94F32">
          <w:pPr>
            <w:pStyle w:val="ListParagraph"/>
            <w:numPr>
              <w:ilvl w:val="1"/>
              <w:numId w:val="26"/>
            </w:numPr>
            <w:shd w:val="clear" w:color="auto" w:fill="FFFFFF"/>
            <w:spacing w:after="160" w:line="315" w:lineRule="atLeast"/>
            <w:jc w:val="both"/>
            <w:rPr>
              <w:rFonts w:eastAsia="Times New Roman"/>
              <w:sz w:val="22"/>
              <w:szCs w:val="22"/>
            </w:rPr>
          </w:pPr>
          <w:r w:rsidRPr="001110B6">
            <w:rPr>
              <w:sz w:val="22"/>
              <w:szCs w:val="22"/>
            </w:rPr>
            <w:t xml:space="preserve"> AI-агент должен поддерживать функцию генерации объяснения решений моделью</w:t>
          </w:r>
        </w:p>
        <w:p w14:paraId="2622BB28" w14:textId="77777777" w:rsidR="00E94F32" w:rsidRPr="001110B6" w:rsidRDefault="00E94F32" w:rsidP="00E94F32">
          <w:pPr>
            <w:pStyle w:val="ListParagraph"/>
            <w:numPr>
              <w:ilvl w:val="1"/>
              <w:numId w:val="26"/>
            </w:numPr>
            <w:shd w:val="clear" w:color="auto" w:fill="FFFFFF"/>
            <w:spacing w:after="160" w:line="315" w:lineRule="atLeast"/>
            <w:jc w:val="both"/>
            <w:rPr>
              <w:rFonts w:eastAsia="Times New Roman"/>
              <w:sz w:val="22"/>
              <w:szCs w:val="22"/>
            </w:rPr>
          </w:pPr>
          <w:r w:rsidRPr="001110B6">
            <w:rPr>
              <w:sz w:val="22"/>
              <w:szCs w:val="22"/>
            </w:rPr>
            <w:t xml:space="preserve"> Разрабатываемые и внедряемые AI-агенты, должны быть реализованы в соответствии с целевым технологическим стеком, принятым в компании</w:t>
          </w:r>
        </w:p>
        <w:p w14:paraId="1D72B457" w14:textId="77777777" w:rsidR="00E94F32" w:rsidRPr="001110B6" w:rsidRDefault="00E94F32" w:rsidP="00E94F32">
          <w:pPr>
            <w:pStyle w:val="ListParagraph"/>
            <w:numPr>
              <w:ilvl w:val="1"/>
              <w:numId w:val="26"/>
            </w:numPr>
            <w:shd w:val="clear" w:color="auto" w:fill="FFFFFF"/>
            <w:spacing w:after="160" w:line="315" w:lineRule="atLeast"/>
            <w:jc w:val="both"/>
            <w:rPr>
              <w:rFonts w:eastAsia="Times New Roman"/>
              <w:sz w:val="22"/>
              <w:szCs w:val="22"/>
            </w:rPr>
          </w:pPr>
          <w:r w:rsidRPr="001110B6">
            <w:rPr>
              <w:sz w:val="22"/>
              <w:szCs w:val="22"/>
            </w:rPr>
            <w:t xml:space="preserve"> Для AI-агента должны быть задокументированы целевые сценарии его использования</w:t>
          </w:r>
        </w:p>
        <w:p w14:paraId="547D3A08" w14:textId="77777777" w:rsidR="00E94F32" w:rsidRPr="001110B6" w:rsidRDefault="00E94F32" w:rsidP="00E94F32">
          <w:pPr>
            <w:pStyle w:val="ListParagraph"/>
            <w:numPr>
              <w:ilvl w:val="1"/>
              <w:numId w:val="26"/>
            </w:numPr>
            <w:shd w:val="clear" w:color="auto" w:fill="FFFFFF"/>
            <w:spacing w:after="160" w:line="315" w:lineRule="atLeast"/>
            <w:jc w:val="both"/>
            <w:rPr>
              <w:rFonts w:eastAsia="Times New Roman"/>
              <w:sz w:val="22"/>
              <w:szCs w:val="22"/>
            </w:rPr>
          </w:pPr>
          <w:r w:rsidRPr="001110B6">
            <w:rPr>
              <w:sz w:val="22"/>
              <w:szCs w:val="22"/>
            </w:rPr>
            <w:t xml:space="preserve"> Для AI-агента должны быть определены и зафиксированы все инструменты (</w:t>
          </w:r>
          <w:proofErr w:type="spellStart"/>
          <w:r w:rsidRPr="001110B6">
            <w:rPr>
              <w:sz w:val="22"/>
              <w:szCs w:val="22"/>
            </w:rPr>
            <w:t>tools</w:t>
          </w:r>
          <w:proofErr w:type="spellEnd"/>
          <w:r w:rsidRPr="001110B6">
            <w:rPr>
              <w:sz w:val="22"/>
              <w:szCs w:val="22"/>
            </w:rPr>
            <w:t>) и иные AI-агенты, которые он может использовать</w:t>
          </w:r>
        </w:p>
        <w:p w14:paraId="6328293C" w14:textId="77777777" w:rsidR="00E94F32" w:rsidRPr="001110B6" w:rsidRDefault="00E94F32" w:rsidP="00E94F32">
          <w:pPr>
            <w:pStyle w:val="ListParagraph"/>
            <w:numPr>
              <w:ilvl w:val="1"/>
              <w:numId w:val="26"/>
            </w:numPr>
            <w:shd w:val="clear" w:color="auto" w:fill="FFFFFF"/>
            <w:spacing w:after="160" w:line="315" w:lineRule="atLeast"/>
            <w:jc w:val="both"/>
            <w:rPr>
              <w:rFonts w:eastAsia="Times New Roman"/>
              <w:sz w:val="22"/>
              <w:szCs w:val="22"/>
            </w:rPr>
          </w:pPr>
          <w:r w:rsidRPr="001110B6">
            <w:rPr>
              <w:sz w:val="22"/>
              <w:szCs w:val="22"/>
            </w:rPr>
            <w:t xml:space="preserve"> Источники наборов данных для обучения, дообучения моделей должны быть задокументированы</w:t>
          </w:r>
        </w:p>
        <w:p w14:paraId="16C2C4F5" w14:textId="77777777" w:rsidR="00E94F32" w:rsidRPr="001110B6" w:rsidRDefault="00E94F32" w:rsidP="00E94F32">
          <w:pPr>
            <w:pStyle w:val="ListParagraph"/>
            <w:numPr>
              <w:ilvl w:val="1"/>
              <w:numId w:val="26"/>
            </w:numPr>
            <w:shd w:val="clear" w:color="auto" w:fill="FFFFFF"/>
            <w:spacing w:after="160" w:line="315" w:lineRule="atLeast"/>
            <w:jc w:val="both"/>
            <w:rPr>
              <w:rFonts w:eastAsia="Times New Roman"/>
              <w:sz w:val="22"/>
              <w:szCs w:val="22"/>
            </w:rPr>
          </w:pPr>
          <w:r w:rsidRPr="001110B6">
            <w:rPr>
              <w:sz w:val="22"/>
              <w:szCs w:val="22"/>
            </w:rPr>
            <w:t xml:space="preserve"> Источники наборов данных для создания RAG должны быть задокументированы</w:t>
          </w:r>
        </w:p>
        <w:p w14:paraId="490A9C88" w14:textId="77777777" w:rsidR="00E94F32" w:rsidRPr="001110B6" w:rsidRDefault="00E94F32" w:rsidP="00E94F32">
          <w:pPr>
            <w:pStyle w:val="ListParagraph"/>
            <w:numPr>
              <w:ilvl w:val="1"/>
              <w:numId w:val="26"/>
            </w:numPr>
            <w:shd w:val="clear" w:color="auto" w:fill="FFFFFF"/>
            <w:spacing w:after="160" w:line="315" w:lineRule="atLeast"/>
            <w:jc w:val="both"/>
            <w:rPr>
              <w:rFonts w:eastAsia="Times New Roman"/>
              <w:sz w:val="22"/>
              <w:szCs w:val="22"/>
            </w:rPr>
          </w:pPr>
          <w:r w:rsidRPr="001110B6">
            <w:rPr>
              <w:sz w:val="22"/>
              <w:szCs w:val="22"/>
            </w:rPr>
            <w:t xml:space="preserve"> В AI-агенте, использующим RAG, необходима реализация механизма проверки самосогласованности (</w:t>
          </w:r>
          <w:proofErr w:type="spellStart"/>
          <w:r w:rsidRPr="001110B6">
            <w:rPr>
              <w:sz w:val="22"/>
              <w:szCs w:val="22"/>
            </w:rPr>
            <w:t>self-consistency</w:t>
          </w:r>
          <w:proofErr w:type="spellEnd"/>
          <w:r w:rsidRPr="001110B6">
            <w:rPr>
              <w:sz w:val="22"/>
              <w:szCs w:val="22"/>
            </w:rPr>
            <w:t xml:space="preserve"> </w:t>
          </w:r>
          <w:proofErr w:type="spellStart"/>
          <w:r w:rsidRPr="001110B6">
            <w:rPr>
              <w:sz w:val="22"/>
              <w:szCs w:val="22"/>
            </w:rPr>
            <w:t>check</w:t>
          </w:r>
          <w:proofErr w:type="spellEnd"/>
          <w:r w:rsidRPr="001110B6">
            <w:rPr>
              <w:sz w:val="22"/>
              <w:szCs w:val="22"/>
            </w:rPr>
            <w:t>) - проверки того факта, что возвращённый Моделью ответ не противоречит информации, извлеченной из RAG для уменьшения вероятности галлюцинаций</w:t>
          </w:r>
        </w:p>
        <w:p w14:paraId="3723E9B8" w14:textId="77777777" w:rsidR="00E94F32" w:rsidRPr="001110B6" w:rsidRDefault="00E94F32" w:rsidP="00E94F32">
          <w:pPr>
            <w:pStyle w:val="ListParagraph"/>
            <w:shd w:val="clear" w:color="auto" w:fill="FFFFFF"/>
            <w:spacing w:line="315" w:lineRule="atLeast"/>
            <w:ind w:left="1523"/>
            <w:jc w:val="both"/>
            <w:rPr>
              <w:rFonts w:eastAsia="Times New Roman"/>
              <w:sz w:val="22"/>
              <w:szCs w:val="22"/>
            </w:rPr>
          </w:pPr>
        </w:p>
        <w:p w14:paraId="77CA094A" w14:textId="77777777" w:rsidR="00E94F32" w:rsidRPr="001110B6" w:rsidRDefault="00E94F32" w:rsidP="00E94F32">
          <w:pPr>
            <w:pStyle w:val="ListParagraph"/>
            <w:numPr>
              <w:ilvl w:val="0"/>
              <w:numId w:val="30"/>
            </w:numPr>
            <w:spacing w:after="160" w:line="259" w:lineRule="auto"/>
            <w:jc w:val="both"/>
            <w:rPr>
              <w:b/>
              <w:bCs/>
              <w:sz w:val="22"/>
              <w:szCs w:val="22"/>
            </w:rPr>
          </w:pPr>
          <w:r w:rsidRPr="001110B6">
            <w:rPr>
              <w:b/>
              <w:bCs/>
              <w:sz w:val="22"/>
              <w:szCs w:val="22"/>
            </w:rPr>
            <w:t>Требования по обеспечению безопасности и надёжности</w:t>
          </w:r>
        </w:p>
        <w:p w14:paraId="1CD346BC" w14:textId="77777777" w:rsidR="00E94F32" w:rsidRPr="001110B6" w:rsidRDefault="00E94F32" w:rsidP="00E94F32">
          <w:pPr>
            <w:pStyle w:val="ListParagraph"/>
            <w:numPr>
              <w:ilvl w:val="1"/>
              <w:numId w:val="30"/>
            </w:numPr>
            <w:spacing w:after="160" w:line="259" w:lineRule="auto"/>
            <w:ind w:hanging="29"/>
            <w:jc w:val="both"/>
            <w:rPr>
              <w:sz w:val="22"/>
              <w:szCs w:val="22"/>
            </w:rPr>
          </w:pPr>
          <w:r w:rsidRPr="001110B6">
            <w:rPr>
              <w:sz w:val="22"/>
              <w:szCs w:val="22"/>
            </w:rPr>
            <w:t xml:space="preserve"> AI-агенты используемые на территории РФ, должны соответствовать требованиям к хранению, обработке и трансграничной передаче персональных данных, определенным регуляторами РФ. Для компаний, ведущих свою деятельность на территории других государств, необходимо руководствоваться требованиями регуляторов этих государств. </w:t>
          </w:r>
        </w:p>
        <w:p w14:paraId="704D4EAB" w14:textId="77777777" w:rsidR="00E94F32" w:rsidRPr="001110B6" w:rsidRDefault="00E94F32" w:rsidP="00E94F32">
          <w:pPr>
            <w:pStyle w:val="ListParagraph"/>
            <w:numPr>
              <w:ilvl w:val="1"/>
              <w:numId w:val="30"/>
            </w:numPr>
            <w:spacing w:after="160" w:line="259" w:lineRule="auto"/>
            <w:ind w:hanging="29"/>
            <w:jc w:val="both"/>
            <w:rPr>
              <w:sz w:val="22"/>
              <w:szCs w:val="22"/>
            </w:rPr>
          </w:pPr>
          <w:r w:rsidRPr="001110B6">
            <w:rPr>
              <w:sz w:val="22"/>
              <w:szCs w:val="22"/>
            </w:rPr>
            <w:lastRenderedPageBreak/>
            <w:t xml:space="preserve"> Передача внешним провайдерам услуг AI персональных и конфиденциальных данных организации без возможности контроля и защиты запрещена</w:t>
          </w:r>
        </w:p>
        <w:p w14:paraId="60CFF50C" w14:textId="77777777" w:rsidR="00E94F32" w:rsidRPr="001110B6" w:rsidRDefault="00E94F32" w:rsidP="00E94F32">
          <w:pPr>
            <w:pStyle w:val="ListParagraph"/>
            <w:numPr>
              <w:ilvl w:val="1"/>
              <w:numId w:val="30"/>
            </w:numPr>
            <w:spacing w:after="160" w:line="259" w:lineRule="auto"/>
            <w:ind w:hanging="29"/>
            <w:jc w:val="both"/>
            <w:rPr>
              <w:sz w:val="22"/>
              <w:szCs w:val="22"/>
            </w:rPr>
          </w:pPr>
          <w:r w:rsidRPr="001110B6">
            <w:rPr>
              <w:sz w:val="22"/>
              <w:szCs w:val="22"/>
            </w:rPr>
            <w:t xml:space="preserve"> Для AI-агентов должны быть реализованы защитные механизмы (</w:t>
          </w:r>
          <w:proofErr w:type="spellStart"/>
          <w:r w:rsidRPr="001110B6">
            <w:rPr>
              <w:sz w:val="22"/>
              <w:szCs w:val="22"/>
            </w:rPr>
            <w:t>Guardrails</w:t>
          </w:r>
          <w:proofErr w:type="spellEnd"/>
          <w:r w:rsidRPr="001110B6">
            <w:rPr>
              <w:sz w:val="22"/>
              <w:szCs w:val="22"/>
            </w:rPr>
            <w:t>):</w:t>
          </w:r>
        </w:p>
        <w:p w14:paraId="24F8C22D" w14:textId="77777777" w:rsidR="00E94F32" w:rsidRPr="001110B6" w:rsidRDefault="00E94F32" w:rsidP="00E94F32">
          <w:pPr>
            <w:pStyle w:val="ListParagraph"/>
            <w:numPr>
              <w:ilvl w:val="0"/>
              <w:numId w:val="28"/>
            </w:numPr>
            <w:spacing w:after="160" w:line="259" w:lineRule="auto"/>
            <w:jc w:val="both"/>
            <w:rPr>
              <w:sz w:val="22"/>
              <w:szCs w:val="22"/>
            </w:rPr>
          </w:pPr>
          <w:r w:rsidRPr="001110B6">
            <w:rPr>
              <w:sz w:val="22"/>
              <w:szCs w:val="22"/>
            </w:rPr>
            <w:t xml:space="preserve">Классификатор релевантности - отклоняет </w:t>
          </w:r>
          <w:proofErr w:type="spellStart"/>
          <w:r w:rsidRPr="001110B6">
            <w:rPr>
              <w:sz w:val="22"/>
              <w:szCs w:val="22"/>
            </w:rPr>
            <w:t>промпты</w:t>
          </w:r>
          <w:proofErr w:type="spellEnd"/>
          <w:r w:rsidRPr="001110B6">
            <w:rPr>
              <w:sz w:val="22"/>
              <w:szCs w:val="22"/>
            </w:rPr>
            <w:t xml:space="preserve"> не по теме</w:t>
          </w:r>
        </w:p>
        <w:p w14:paraId="763DF2A4" w14:textId="77777777" w:rsidR="00E94F32" w:rsidRPr="001110B6" w:rsidRDefault="00E94F32" w:rsidP="00E94F32">
          <w:pPr>
            <w:pStyle w:val="ListParagraph"/>
            <w:numPr>
              <w:ilvl w:val="0"/>
              <w:numId w:val="28"/>
            </w:numPr>
            <w:spacing w:after="160" w:line="259" w:lineRule="auto"/>
            <w:jc w:val="both"/>
            <w:rPr>
              <w:sz w:val="22"/>
              <w:szCs w:val="22"/>
            </w:rPr>
          </w:pPr>
          <w:r w:rsidRPr="001110B6">
            <w:rPr>
              <w:sz w:val="22"/>
              <w:szCs w:val="22"/>
            </w:rPr>
            <w:t xml:space="preserve">Фильтр безопасности - защищает от инъекций в </w:t>
          </w:r>
          <w:proofErr w:type="spellStart"/>
          <w:r w:rsidRPr="001110B6">
            <w:rPr>
              <w:sz w:val="22"/>
              <w:szCs w:val="22"/>
            </w:rPr>
            <w:t>промпты</w:t>
          </w:r>
          <w:proofErr w:type="spellEnd"/>
        </w:p>
        <w:p w14:paraId="4192638E" w14:textId="77777777" w:rsidR="00E94F32" w:rsidRPr="001110B6" w:rsidRDefault="00E94F32" w:rsidP="00E94F32">
          <w:pPr>
            <w:pStyle w:val="ListParagraph"/>
            <w:numPr>
              <w:ilvl w:val="0"/>
              <w:numId w:val="28"/>
            </w:numPr>
            <w:spacing w:after="160" w:line="259" w:lineRule="auto"/>
            <w:jc w:val="both"/>
            <w:rPr>
              <w:sz w:val="22"/>
              <w:szCs w:val="22"/>
            </w:rPr>
          </w:pPr>
          <w:r w:rsidRPr="001110B6">
            <w:rPr>
              <w:sz w:val="22"/>
              <w:szCs w:val="22"/>
            </w:rPr>
            <w:t>Модерация - фильтрует токсичный контент</w:t>
          </w:r>
        </w:p>
        <w:p w14:paraId="280220AB" w14:textId="77777777" w:rsidR="00E94F32" w:rsidRPr="001110B6" w:rsidRDefault="00E94F32" w:rsidP="00E94F32">
          <w:pPr>
            <w:pStyle w:val="ListParagraph"/>
            <w:numPr>
              <w:ilvl w:val="0"/>
              <w:numId w:val="28"/>
            </w:numPr>
            <w:spacing w:after="160" w:line="259" w:lineRule="auto"/>
            <w:jc w:val="both"/>
            <w:rPr>
              <w:sz w:val="22"/>
              <w:szCs w:val="22"/>
            </w:rPr>
          </w:pPr>
          <w:r w:rsidRPr="001110B6">
            <w:rPr>
              <w:sz w:val="22"/>
              <w:szCs w:val="22"/>
            </w:rPr>
            <w:t>Управление рисками - идентификация и минимизация потенциальных рисков, связанных с использованием AI, включая механизмы для быстрого реагирования на инциденты</w:t>
          </w:r>
        </w:p>
        <w:p w14:paraId="74AC110A" w14:textId="77777777" w:rsidR="00E94F32" w:rsidRPr="001110B6" w:rsidRDefault="00E94F32" w:rsidP="00E94F32">
          <w:pPr>
            <w:pStyle w:val="ListParagraph"/>
            <w:numPr>
              <w:ilvl w:val="0"/>
              <w:numId w:val="28"/>
            </w:numPr>
            <w:spacing w:after="160" w:line="259" w:lineRule="auto"/>
            <w:jc w:val="both"/>
            <w:rPr>
              <w:sz w:val="22"/>
              <w:szCs w:val="22"/>
            </w:rPr>
          </w:pPr>
          <w:r w:rsidRPr="001110B6">
            <w:rPr>
              <w:sz w:val="22"/>
              <w:szCs w:val="22"/>
            </w:rPr>
            <w:t>Ограничения по длине промптов и контента</w:t>
          </w:r>
        </w:p>
        <w:p w14:paraId="0816B36F" w14:textId="77777777" w:rsidR="00E94F32" w:rsidRPr="001110B6" w:rsidRDefault="00E94F32" w:rsidP="00E94F32">
          <w:pPr>
            <w:pStyle w:val="ListParagraph"/>
            <w:numPr>
              <w:ilvl w:val="0"/>
              <w:numId w:val="28"/>
            </w:numPr>
            <w:spacing w:after="160" w:line="259" w:lineRule="auto"/>
            <w:jc w:val="both"/>
            <w:rPr>
              <w:sz w:val="22"/>
              <w:szCs w:val="22"/>
            </w:rPr>
          </w:pPr>
          <w:r w:rsidRPr="001110B6">
            <w:rPr>
              <w:sz w:val="22"/>
              <w:szCs w:val="22"/>
            </w:rPr>
            <w:t>Валидация ответа — проверка соответствия теме, тону общения</w:t>
          </w:r>
        </w:p>
        <w:p w14:paraId="69EE541B" w14:textId="77777777" w:rsidR="00E94F32" w:rsidRPr="001110B6" w:rsidRDefault="00E94F32" w:rsidP="00E94F32">
          <w:pPr>
            <w:pStyle w:val="ListParagraph"/>
            <w:numPr>
              <w:ilvl w:val="0"/>
              <w:numId w:val="28"/>
            </w:numPr>
            <w:spacing w:after="160" w:line="259" w:lineRule="auto"/>
            <w:jc w:val="both"/>
            <w:rPr>
              <w:sz w:val="22"/>
              <w:szCs w:val="22"/>
            </w:rPr>
          </w:pPr>
          <w:r w:rsidRPr="001110B6">
            <w:rPr>
              <w:sz w:val="22"/>
              <w:szCs w:val="22"/>
            </w:rPr>
            <w:t>Ограничение нагрузки (запросов пользователей)</w:t>
          </w:r>
        </w:p>
        <w:p w14:paraId="771D8525" w14:textId="77777777" w:rsidR="00E94F32" w:rsidRPr="001110B6" w:rsidRDefault="00E94F32" w:rsidP="00E94F32">
          <w:pPr>
            <w:pStyle w:val="ListParagraph"/>
            <w:numPr>
              <w:ilvl w:val="0"/>
              <w:numId w:val="28"/>
            </w:numPr>
            <w:spacing w:after="160" w:line="259" w:lineRule="auto"/>
            <w:jc w:val="both"/>
            <w:rPr>
              <w:sz w:val="22"/>
              <w:szCs w:val="22"/>
            </w:rPr>
          </w:pPr>
          <w:r w:rsidRPr="001110B6">
            <w:rPr>
              <w:sz w:val="22"/>
              <w:szCs w:val="22"/>
            </w:rPr>
            <w:t>Проверка запросов к AI-агенту на соответствие цели AI-агента</w:t>
          </w:r>
        </w:p>
        <w:p w14:paraId="4289C784" w14:textId="77777777" w:rsidR="00E94F32" w:rsidRPr="001110B6" w:rsidRDefault="00E94F32" w:rsidP="00E94F32">
          <w:pPr>
            <w:pStyle w:val="ListParagraph"/>
            <w:numPr>
              <w:ilvl w:val="0"/>
              <w:numId w:val="28"/>
            </w:numPr>
            <w:spacing w:after="160" w:line="259" w:lineRule="auto"/>
            <w:jc w:val="both"/>
            <w:rPr>
              <w:sz w:val="22"/>
              <w:szCs w:val="22"/>
            </w:rPr>
          </w:pPr>
          <w:r w:rsidRPr="001110B6">
            <w:rPr>
              <w:sz w:val="22"/>
              <w:szCs w:val="22"/>
            </w:rPr>
            <w:t>Фильтр ПД - проверяет на утечку персональных данных</w:t>
          </w:r>
        </w:p>
        <w:p w14:paraId="3AB7DC29" w14:textId="77777777" w:rsidR="00E94F32" w:rsidRPr="001110B6" w:rsidRDefault="00E94F32" w:rsidP="00E94F32">
          <w:pPr>
            <w:pStyle w:val="ListParagraph"/>
            <w:numPr>
              <w:ilvl w:val="0"/>
              <w:numId w:val="28"/>
            </w:numPr>
            <w:spacing w:after="160" w:line="259" w:lineRule="auto"/>
            <w:jc w:val="both"/>
            <w:rPr>
              <w:sz w:val="22"/>
              <w:szCs w:val="22"/>
            </w:rPr>
          </w:pPr>
          <w:r w:rsidRPr="001110B6">
            <w:rPr>
              <w:sz w:val="22"/>
              <w:szCs w:val="22"/>
            </w:rPr>
            <w:t>Контроль структуры и форматов вызовов инструментов (</w:t>
          </w:r>
          <w:proofErr w:type="spellStart"/>
          <w:r w:rsidRPr="001110B6">
            <w:rPr>
              <w:sz w:val="22"/>
              <w:szCs w:val="22"/>
            </w:rPr>
            <w:t>tools</w:t>
          </w:r>
          <w:proofErr w:type="spellEnd"/>
          <w:r w:rsidRPr="001110B6">
            <w:rPr>
              <w:sz w:val="22"/>
              <w:szCs w:val="22"/>
            </w:rPr>
            <w:t>) из AI-агента</w:t>
          </w:r>
        </w:p>
        <w:p w14:paraId="3A85D621" w14:textId="77777777" w:rsidR="00E94F32" w:rsidRPr="001110B6" w:rsidRDefault="00E94F32" w:rsidP="00E94F32">
          <w:pPr>
            <w:pStyle w:val="ListParagraph"/>
            <w:numPr>
              <w:ilvl w:val="1"/>
              <w:numId w:val="30"/>
            </w:numPr>
            <w:spacing w:after="160" w:line="259" w:lineRule="auto"/>
            <w:ind w:hanging="29"/>
            <w:jc w:val="both"/>
            <w:rPr>
              <w:sz w:val="22"/>
              <w:szCs w:val="22"/>
            </w:rPr>
          </w:pPr>
          <w:r w:rsidRPr="001110B6">
            <w:rPr>
              <w:sz w:val="22"/>
              <w:szCs w:val="22"/>
            </w:rPr>
            <w:t xml:space="preserve"> Необходимо обеспечить</w:t>
          </w:r>
          <w:r w:rsidRPr="001110B6">
            <w:rPr>
              <w:sz w:val="22"/>
              <w:szCs w:val="22"/>
              <w:lang w:val="en-US"/>
            </w:rPr>
            <w:t>:</w:t>
          </w:r>
        </w:p>
        <w:p w14:paraId="3B748389" w14:textId="77777777" w:rsidR="00E94F32" w:rsidRPr="001110B6" w:rsidRDefault="00E94F32" w:rsidP="00E94F32">
          <w:pPr>
            <w:pStyle w:val="ListParagraph"/>
            <w:numPr>
              <w:ilvl w:val="0"/>
              <w:numId w:val="29"/>
            </w:numPr>
            <w:spacing w:after="160" w:line="259" w:lineRule="auto"/>
            <w:jc w:val="both"/>
            <w:rPr>
              <w:sz w:val="22"/>
              <w:szCs w:val="22"/>
            </w:rPr>
          </w:pPr>
          <w:r w:rsidRPr="001110B6">
            <w:rPr>
              <w:sz w:val="22"/>
              <w:szCs w:val="22"/>
            </w:rPr>
            <w:t>Контроль доступа к данным, используемым для обучения, дообучения моделей и создания RAG, расположенным на ресурсах в ИТ-ландшафте компании</w:t>
          </w:r>
        </w:p>
        <w:p w14:paraId="7FE6E68C" w14:textId="77777777" w:rsidR="00E94F32" w:rsidRPr="001110B6" w:rsidRDefault="00E94F32" w:rsidP="00E94F32">
          <w:pPr>
            <w:pStyle w:val="ListParagraph"/>
            <w:numPr>
              <w:ilvl w:val="0"/>
              <w:numId w:val="29"/>
            </w:numPr>
            <w:spacing w:after="160" w:line="259" w:lineRule="auto"/>
            <w:jc w:val="both"/>
            <w:rPr>
              <w:sz w:val="22"/>
              <w:szCs w:val="22"/>
            </w:rPr>
          </w:pPr>
          <w:r w:rsidRPr="001110B6">
            <w:rPr>
              <w:sz w:val="22"/>
              <w:szCs w:val="22"/>
            </w:rPr>
            <w:t>Целостность хранимых данных, используемых для обучения, дообучения моделей и создания RAG, расположенных на ресурсах в ИТ-ландшафте компании</w:t>
          </w:r>
        </w:p>
        <w:p w14:paraId="58278983" w14:textId="77777777" w:rsidR="00E94F32" w:rsidRPr="001110B6" w:rsidRDefault="00E94F32" w:rsidP="00E94F32">
          <w:pPr>
            <w:pStyle w:val="ListParagraph"/>
            <w:numPr>
              <w:ilvl w:val="1"/>
              <w:numId w:val="30"/>
            </w:numPr>
            <w:spacing w:after="160" w:line="259" w:lineRule="auto"/>
            <w:ind w:hanging="29"/>
            <w:jc w:val="both"/>
            <w:rPr>
              <w:sz w:val="22"/>
              <w:szCs w:val="22"/>
            </w:rPr>
          </w:pPr>
          <w:r w:rsidRPr="001110B6">
            <w:rPr>
              <w:sz w:val="22"/>
              <w:szCs w:val="22"/>
            </w:rPr>
            <w:t xml:space="preserve"> В AI-агенте необходима реализация механизма изоляции сессий взаимодействия с пользователями и другими агентами, включая разделение контекстов и памяти</w:t>
          </w:r>
        </w:p>
        <w:p w14:paraId="7FD33BC8" w14:textId="77777777" w:rsidR="00E94F32" w:rsidRPr="001110B6" w:rsidRDefault="00E94F32" w:rsidP="00E94F32">
          <w:pPr>
            <w:pStyle w:val="ListParagraph"/>
            <w:numPr>
              <w:ilvl w:val="1"/>
              <w:numId w:val="30"/>
            </w:numPr>
            <w:spacing w:after="160" w:line="259" w:lineRule="auto"/>
            <w:ind w:hanging="29"/>
            <w:jc w:val="both"/>
            <w:rPr>
              <w:sz w:val="22"/>
              <w:szCs w:val="22"/>
            </w:rPr>
          </w:pPr>
          <w:r w:rsidRPr="001110B6">
            <w:rPr>
              <w:sz w:val="22"/>
              <w:szCs w:val="22"/>
            </w:rPr>
            <w:t xml:space="preserve"> Привилегии AI-агента должны быть минимально достаточными в контексте операции</w:t>
          </w:r>
        </w:p>
        <w:p w14:paraId="65A955A6" w14:textId="77777777" w:rsidR="00E94F32" w:rsidRPr="001110B6" w:rsidRDefault="00E94F32" w:rsidP="00E94F32">
          <w:pPr>
            <w:pStyle w:val="ListParagraph"/>
            <w:numPr>
              <w:ilvl w:val="1"/>
              <w:numId w:val="30"/>
            </w:numPr>
            <w:spacing w:after="160" w:line="259" w:lineRule="auto"/>
            <w:ind w:hanging="29"/>
            <w:jc w:val="both"/>
            <w:rPr>
              <w:sz w:val="22"/>
              <w:szCs w:val="22"/>
            </w:rPr>
          </w:pPr>
          <w:r w:rsidRPr="001110B6">
            <w:rPr>
              <w:sz w:val="22"/>
              <w:szCs w:val="22"/>
            </w:rPr>
            <w:t xml:space="preserve"> AI-агентам запрещается исполнение операций без использования специализированных инструментов (</w:t>
          </w:r>
          <w:proofErr w:type="spellStart"/>
          <w:r w:rsidRPr="001110B6">
            <w:rPr>
              <w:sz w:val="22"/>
              <w:szCs w:val="22"/>
            </w:rPr>
            <w:t>tools</w:t>
          </w:r>
          <w:proofErr w:type="spellEnd"/>
          <w:r w:rsidRPr="001110B6">
            <w:rPr>
              <w:sz w:val="22"/>
              <w:szCs w:val="22"/>
            </w:rPr>
            <w:t>) и\или задекларированных функций. Для AI-агентов разрешено исполнение созданного Моделью кода в специализированной безопасной среде исполнения.</w:t>
          </w:r>
        </w:p>
        <w:p w14:paraId="2C47B405" w14:textId="77777777" w:rsidR="00E94F32" w:rsidRPr="001110B6" w:rsidRDefault="00E94F32" w:rsidP="00E94F32">
          <w:pPr>
            <w:pStyle w:val="ListParagraph"/>
            <w:numPr>
              <w:ilvl w:val="1"/>
              <w:numId w:val="30"/>
            </w:numPr>
            <w:spacing w:after="160" w:line="259" w:lineRule="auto"/>
            <w:ind w:hanging="29"/>
            <w:jc w:val="both"/>
            <w:rPr>
              <w:sz w:val="22"/>
              <w:szCs w:val="22"/>
            </w:rPr>
          </w:pPr>
          <w:r w:rsidRPr="001110B6">
            <w:rPr>
              <w:sz w:val="22"/>
              <w:szCs w:val="22"/>
            </w:rPr>
            <w:t xml:space="preserve"> AI-агентам запрещается раскрывать пользователям информацию о своем внутреннем устройстве, в том числе алгоритмах работы, используемых инструментах (</w:t>
          </w:r>
          <w:proofErr w:type="spellStart"/>
          <w:r w:rsidRPr="001110B6">
            <w:rPr>
              <w:sz w:val="22"/>
              <w:szCs w:val="22"/>
            </w:rPr>
            <w:t>tools</w:t>
          </w:r>
          <w:proofErr w:type="spellEnd"/>
          <w:r w:rsidRPr="001110B6">
            <w:rPr>
              <w:sz w:val="22"/>
              <w:szCs w:val="22"/>
            </w:rPr>
            <w:t>), привилегиях AI-агенту запрещено самостоятельно производить аутентификацию пользователя. Аутентификация должна осуществляться с использованием целевых систем или сервисов, а также стандартных поставщиков идентификации (</w:t>
          </w:r>
          <w:proofErr w:type="spellStart"/>
          <w:r w:rsidRPr="001110B6">
            <w:rPr>
              <w:sz w:val="22"/>
              <w:szCs w:val="22"/>
            </w:rPr>
            <w:t>Identity</w:t>
          </w:r>
          <w:proofErr w:type="spellEnd"/>
          <w:r w:rsidRPr="001110B6">
            <w:rPr>
              <w:sz w:val="22"/>
              <w:szCs w:val="22"/>
            </w:rPr>
            <w:t xml:space="preserve"> </w:t>
          </w:r>
          <w:proofErr w:type="spellStart"/>
          <w:r w:rsidRPr="001110B6">
            <w:rPr>
              <w:sz w:val="22"/>
              <w:szCs w:val="22"/>
            </w:rPr>
            <w:t>Providers</w:t>
          </w:r>
          <w:proofErr w:type="spellEnd"/>
          <w:r w:rsidRPr="001110B6">
            <w:rPr>
              <w:sz w:val="22"/>
              <w:szCs w:val="22"/>
            </w:rPr>
            <w:t>).</w:t>
          </w:r>
        </w:p>
        <w:p w14:paraId="55D2012D" w14:textId="77777777" w:rsidR="00E94F32" w:rsidRPr="001110B6" w:rsidRDefault="00E94F32" w:rsidP="00E94F32">
          <w:pPr>
            <w:pStyle w:val="ListParagraph"/>
            <w:numPr>
              <w:ilvl w:val="1"/>
              <w:numId w:val="30"/>
            </w:numPr>
            <w:spacing w:after="160" w:line="259" w:lineRule="auto"/>
            <w:ind w:hanging="29"/>
            <w:jc w:val="both"/>
            <w:rPr>
              <w:sz w:val="22"/>
              <w:szCs w:val="22"/>
            </w:rPr>
          </w:pPr>
          <w:r w:rsidRPr="001110B6">
            <w:rPr>
              <w:sz w:val="22"/>
              <w:szCs w:val="22"/>
            </w:rPr>
            <w:t xml:space="preserve"> Необходимо реализовать механизм защиты от просмотра и редактирования пользователем системного </w:t>
          </w:r>
          <w:proofErr w:type="spellStart"/>
          <w:r w:rsidRPr="001110B6">
            <w:rPr>
              <w:sz w:val="22"/>
              <w:szCs w:val="22"/>
            </w:rPr>
            <w:t>промпта</w:t>
          </w:r>
          <w:proofErr w:type="spellEnd"/>
          <w:r w:rsidRPr="001110B6">
            <w:rPr>
              <w:sz w:val="22"/>
              <w:szCs w:val="22"/>
            </w:rPr>
            <w:t xml:space="preserve"> AI-агента</w:t>
          </w:r>
        </w:p>
        <w:p w14:paraId="7484019F" w14:textId="77777777" w:rsidR="00E94F32" w:rsidRPr="001110B6" w:rsidRDefault="00E94F32" w:rsidP="00E94F32">
          <w:pPr>
            <w:pStyle w:val="ListParagraph"/>
            <w:numPr>
              <w:ilvl w:val="1"/>
              <w:numId w:val="30"/>
            </w:numPr>
            <w:spacing w:after="160" w:line="259" w:lineRule="auto"/>
            <w:ind w:hanging="29"/>
            <w:jc w:val="both"/>
            <w:rPr>
              <w:sz w:val="22"/>
              <w:szCs w:val="22"/>
            </w:rPr>
          </w:pPr>
          <w:r w:rsidRPr="001110B6">
            <w:rPr>
              <w:sz w:val="22"/>
              <w:szCs w:val="22"/>
            </w:rPr>
            <w:t>Для чувствительных операций необходимо применение ручного подтверждения выполнения операции</w:t>
          </w:r>
        </w:p>
        <w:p w14:paraId="073F2EA5" w14:textId="77777777" w:rsidR="00E94F32" w:rsidRPr="001110B6" w:rsidRDefault="00E94F32" w:rsidP="00E94F32">
          <w:pPr>
            <w:pStyle w:val="ListParagraph"/>
            <w:numPr>
              <w:ilvl w:val="1"/>
              <w:numId w:val="30"/>
            </w:numPr>
            <w:spacing w:after="160" w:line="259" w:lineRule="auto"/>
            <w:ind w:hanging="29"/>
            <w:jc w:val="both"/>
            <w:rPr>
              <w:sz w:val="22"/>
              <w:szCs w:val="22"/>
            </w:rPr>
          </w:pPr>
          <w:r w:rsidRPr="001110B6">
            <w:rPr>
              <w:sz w:val="22"/>
              <w:szCs w:val="22"/>
            </w:rPr>
            <w:t>Необходимо хранить лог действий, произведенных AI-агентом, в целях обеспечения возможности их отмены</w:t>
          </w:r>
        </w:p>
        <w:p w14:paraId="1DED296A" w14:textId="77777777" w:rsidR="00E94F32" w:rsidRPr="001110B6" w:rsidRDefault="00E94F32" w:rsidP="00E94F32">
          <w:pPr>
            <w:pStyle w:val="ListParagraph"/>
            <w:numPr>
              <w:ilvl w:val="1"/>
              <w:numId w:val="30"/>
            </w:numPr>
            <w:spacing w:after="160" w:line="259" w:lineRule="auto"/>
            <w:ind w:hanging="29"/>
            <w:jc w:val="both"/>
            <w:rPr>
              <w:sz w:val="22"/>
              <w:szCs w:val="22"/>
            </w:rPr>
          </w:pPr>
          <w:r w:rsidRPr="001110B6">
            <w:rPr>
              <w:sz w:val="22"/>
              <w:szCs w:val="22"/>
            </w:rPr>
            <w:t xml:space="preserve">Для каждого выполняемого AI-агентом интеграционного взаимодействия (входящий вызов API агента, вызовы </w:t>
          </w:r>
          <w:proofErr w:type="spellStart"/>
          <w:r w:rsidRPr="001110B6">
            <w:rPr>
              <w:sz w:val="22"/>
              <w:szCs w:val="22"/>
            </w:rPr>
            <w:t>tools</w:t>
          </w:r>
          <w:proofErr w:type="spellEnd"/>
          <w:r w:rsidRPr="001110B6">
            <w:rPr>
              <w:sz w:val="22"/>
              <w:szCs w:val="22"/>
            </w:rPr>
            <w:t xml:space="preserve"> и Модели) необходима сквозная трассировка операции с использованием устойчивого к коллизиям идентификатора</w:t>
          </w:r>
        </w:p>
        <w:p w14:paraId="2E5A8733" w14:textId="77777777" w:rsidR="00E94F32" w:rsidRPr="001110B6" w:rsidRDefault="00E94F32" w:rsidP="00E94F32">
          <w:pPr>
            <w:pStyle w:val="ListParagraph"/>
            <w:numPr>
              <w:ilvl w:val="1"/>
              <w:numId w:val="30"/>
            </w:numPr>
            <w:spacing w:after="160" w:line="259" w:lineRule="auto"/>
            <w:ind w:hanging="29"/>
            <w:jc w:val="both"/>
            <w:rPr>
              <w:sz w:val="22"/>
              <w:szCs w:val="22"/>
            </w:rPr>
          </w:pPr>
          <w:r w:rsidRPr="001110B6">
            <w:rPr>
              <w:sz w:val="22"/>
              <w:szCs w:val="22"/>
            </w:rPr>
            <w:lastRenderedPageBreak/>
            <w:t>AI-агент должен иметь уникальную идентификацию. Уникальный идентификатор агента должен передаваться в исходящих запросах AI-Агента</w:t>
          </w:r>
        </w:p>
        <w:p w14:paraId="62017223" w14:textId="77777777" w:rsidR="00E94F32" w:rsidRPr="001110B6" w:rsidRDefault="00E94F32" w:rsidP="00E94F32">
          <w:pPr>
            <w:pStyle w:val="ListParagraph"/>
            <w:numPr>
              <w:ilvl w:val="1"/>
              <w:numId w:val="30"/>
            </w:numPr>
            <w:spacing w:after="160" w:line="259" w:lineRule="auto"/>
            <w:ind w:hanging="29"/>
            <w:jc w:val="both"/>
            <w:rPr>
              <w:sz w:val="22"/>
              <w:szCs w:val="22"/>
            </w:rPr>
          </w:pPr>
          <w:r w:rsidRPr="001110B6">
            <w:rPr>
              <w:sz w:val="22"/>
              <w:szCs w:val="22"/>
            </w:rPr>
            <w:t>Должна быть обеспечена возможность сохранения полных запросов к AI-агенту и ответов AI-агента.</w:t>
          </w:r>
        </w:p>
        <w:p w14:paraId="6C8494E9" w14:textId="77777777" w:rsidR="00E94F32" w:rsidRPr="001110B6" w:rsidRDefault="00E94F32" w:rsidP="00E94F32">
          <w:pPr>
            <w:pStyle w:val="ListParagraph"/>
            <w:numPr>
              <w:ilvl w:val="1"/>
              <w:numId w:val="30"/>
            </w:numPr>
            <w:spacing w:after="160" w:line="259" w:lineRule="auto"/>
            <w:ind w:hanging="29"/>
            <w:jc w:val="both"/>
            <w:rPr>
              <w:sz w:val="22"/>
              <w:szCs w:val="22"/>
            </w:rPr>
          </w:pPr>
          <w:r w:rsidRPr="001110B6">
            <w:rPr>
              <w:sz w:val="22"/>
              <w:szCs w:val="22"/>
            </w:rPr>
            <w:t xml:space="preserve"> Необходимо наличие механизма проверки работоспособности AI-агентов</w:t>
          </w:r>
        </w:p>
        <w:p w14:paraId="35519393" w14:textId="77777777" w:rsidR="00E94F32" w:rsidRPr="001110B6" w:rsidRDefault="00E94F32" w:rsidP="00E94F32">
          <w:pPr>
            <w:pStyle w:val="ListParagraph"/>
            <w:numPr>
              <w:ilvl w:val="1"/>
              <w:numId w:val="30"/>
            </w:numPr>
            <w:spacing w:after="160" w:line="259" w:lineRule="auto"/>
            <w:ind w:hanging="29"/>
            <w:jc w:val="both"/>
            <w:rPr>
              <w:sz w:val="22"/>
              <w:szCs w:val="22"/>
            </w:rPr>
          </w:pPr>
          <w:r w:rsidRPr="001110B6">
            <w:rPr>
              <w:sz w:val="22"/>
              <w:szCs w:val="22"/>
            </w:rPr>
            <w:t xml:space="preserve"> Необходимо наличие механизма проверки доступности AI-агентов</w:t>
          </w:r>
        </w:p>
        <w:p w14:paraId="15973BA8" w14:textId="77777777" w:rsidR="00E94F32" w:rsidRPr="001110B6" w:rsidRDefault="00E94F32" w:rsidP="00E94F32">
          <w:pPr>
            <w:pStyle w:val="ListParagraph"/>
            <w:ind w:left="1163"/>
            <w:jc w:val="both"/>
            <w:rPr>
              <w:sz w:val="22"/>
              <w:szCs w:val="22"/>
            </w:rPr>
          </w:pPr>
        </w:p>
        <w:p w14:paraId="65D859EC" w14:textId="77777777" w:rsidR="00E94F32" w:rsidRPr="001110B6" w:rsidRDefault="00E94F32" w:rsidP="00E94F32">
          <w:pPr>
            <w:pStyle w:val="ListParagraph"/>
            <w:numPr>
              <w:ilvl w:val="0"/>
              <w:numId w:val="32"/>
            </w:numPr>
            <w:spacing w:after="160" w:line="259" w:lineRule="auto"/>
            <w:jc w:val="both"/>
            <w:rPr>
              <w:b/>
              <w:bCs/>
              <w:sz w:val="22"/>
              <w:szCs w:val="22"/>
            </w:rPr>
          </w:pPr>
          <w:r w:rsidRPr="001110B6">
            <w:rPr>
              <w:b/>
              <w:bCs/>
              <w:sz w:val="22"/>
              <w:szCs w:val="22"/>
            </w:rPr>
            <w:t>Требования по взаимодействию со Средой исполнения</w:t>
          </w:r>
        </w:p>
        <w:p w14:paraId="37FE8DEC" w14:textId="77777777" w:rsidR="00E94F32" w:rsidRPr="001110B6" w:rsidRDefault="00E94F32" w:rsidP="00E94F32">
          <w:pPr>
            <w:pStyle w:val="ListParagraph"/>
            <w:numPr>
              <w:ilvl w:val="1"/>
              <w:numId w:val="32"/>
            </w:numPr>
            <w:spacing w:after="160" w:line="259" w:lineRule="auto"/>
            <w:ind w:hanging="29"/>
            <w:jc w:val="both"/>
            <w:rPr>
              <w:sz w:val="22"/>
              <w:szCs w:val="22"/>
            </w:rPr>
          </w:pPr>
          <w:r w:rsidRPr="001110B6">
            <w:rPr>
              <w:sz w:val="22"/>
              <w:szCs w:val="22"/>
            </w:rPr>
            <w:t xml:space="preserve"> Для среды исполнения AI-агент должен предоставлять следующую информацию:</w:t>
          </w:r>
        </w:p>
        <w:p w14:paraId="3B9772BF" w14:textId="77777777" w:rsidR="00E94F32" w:rsidRPr="001110B6" w:rsidRDefault="00E94F32" w:rsidP="00E94F32">
          <w:pPr>
            <w:pStyle w:val="ListParagraph"/>
            <w:numPr>
              <w:ilvl w:val="0"/>
              <w:numId w:val="31"/>
            </w:numPr>
            <w:spacing w:after="160" w:line="259" w:lineRule="auto"/>
            <w:jc w:val="both"/>
            <w:rPr>
              <w:sz w:val="22"/>
              <w:szCs w:val="22"/>
            </w:rPr>
          </w:pPr>
          <w:r w:rsidRPr="001110B6">
            <w:rPr>
              <w:sz w:val="22"/>
              <w:szCs w:val="22"/>
            </w:rPr>
            <w:t>Функциональность AI-агента</w:t>
          </w:r>
        </w:p>
        <w:p w14:paraId="3C19E553" w14:textId="77777777" w:rsidR="00E94F32" w:rsidRPr="001110B6" w:rsidRDefault="00E94F32" w:rsidP="00E94F32">
          <w:pPr>
            <w:pStyle w:val="ListParagraph"/>
            <w:numPr>
              <w:ilvl w:val="0"/>
              <w:numId w:val="31"/>
            </w:numPr>
            <w:spacing w:after="160" w:line="259" w:lineRule="auto"/>
            <w:jc w:val="both"/>
            <w:rPr>
              <w:sz w:val="22"/>
              <w:szCs w:val="22"/>
            </w:rPr>
          </w:pPr>
          <w:r w:rsidRPr="001110B6">
            <w:rPr>
              <w:sz w:val="22"/>
              <w:szCs w:val="22"/>
            </w:rPr>
            <w:t>Ресурсы, требуемые для исполнения AI-агента</w:t>
          </w:r>
        </w:p>
        <w:p w14:paraId="487F761F" w14:textId="77777777" w:rsidR="00E94F32" w:rsidRPr="001110B6" w:rsidRDefault="00E94F32" w:rsidP="00E94F32">
          <w:pPr>
            <w:pStyle w:val="ListParagraph"/>
            <w:numPr>
              <w:ilvl w:val="0"/>
              <w:numId w:val="31"/>
            </w:numPr>
            <w:spacing w:after="160" w:line="259" w:lineRule="auto"/>
            <w:jc w:val="both"/>
            <w:rPr>
              <w:sz w:val="22"/>
              <w:szCs w:val="22"/>
            </w:rPr>
          </w:pPr>
          <w:r w:rsidRPr="001110B6">
            <w:rPr>
              <w:sz w:val="22"/>
              <w:szCs w:val="22"/>
            </w:rPr>
            <w:t>Права на доступ к ресурсам, требуемым для исполнения AI-агентам</w:t>
          </w:r>
        </w:p>
        <w:p w14:paraId="5CE35C5A" w14:textId="77777777" w:rsidR="00E94F32" w:rsidRPr="001110B6" w:rsidRDefault="00E94F32" w:rsidP="00E94F32">
          <w:pPr>
            <w:pStyle w:val="ListParagraph"/>
            <w:numPr>
              <w:ilvl w:val="1"/>
              <w:numId w:val="32"/>
            </w:numPr>
            <w:spacing w:after="160" w:line="259" w:lineRule="auto"/>
            <w:ind w:hanging="29"/>
            <w:jc w:val="both"/>
            <w:rPr>
              <w:sz w:val="22"/>
              <w:szCs w:val="22"/>
            </w:rPr>
          </w:pPr>
          <w:r w:rsidRPr="001110B6">
            <w:rPr>
              <w:sz w:val="22"/>
              <w:szCs w:val="22"/>
            </w:rPr>
            <w:t xml:space="preserve"> Любое взаимодействие AI-агента с внешней средой должно осуществляться путем использования функций, предоставляемых Средой исполнения AI-агентов</w:t>
          </w:r>
        </w:p>
        <w:p w14:paraId="195AC16A" w14:textId="77777777" w:rsidR="00E94F32" w:rsidRPr="001110B6" w:rsidRDefault="00E94F32" w:rsidP="00E94F32">
          <w:pPr>
            <w:pStyle w:val="ListParagraph"/>
            <w:numPr>
              <w:ilvl w:val="1"/>
              <w:numId w:val="32"/>
            </w:numPr>
            <w:spacing w:after="160" w:line="259" w:lineRule="auto"/>
            <w:ind w:hanging="29"/>
            <w:jc w:val="both"/>
            <w:rPr>
              <w:sz w:val="22"/>
              <w:szCs w:val="22"/>
            </w:rPr>
          </w:pPr>
          <w:r w:rsidRPr="001110B6">
            <w:rPr>
              <w:sz w:val="22"/>
              <w:szCs w:val="22"/>
            </w:rPr>
            <w:t xml:space="preserve"> AI-агент должен иметь механизм передачи Среде исполнения AI-агентов значений метрик оперативного мониторинга и событий журналирования действий AI-агентов. Список метрик и событий журналирования действий определяется Средой Исполнения AI-агентов</w:t>
          </w:r>
        </w:p>
        <w:p w14:paraId="49BAB562" w14:textId="77777777" w:rsidR="00E94F32" w:rsidRPr="001110B6" w:rsidRDefault="00E94F32" w:rsidP="00E94F32">
          <w:pPr>
            <w:pStyle w:val="ListParagraph"/>
            <w:numPr>
              <w:ilvl w:val="1"/>
              <w:numId w:val="32"/>
            </w:numPr>
            <w:spacing w:after="160" w:line="259" w:lineRule="auto"/>
            <w:ind w:hanging="29"/>
            <w:jc w:val="both"/>
            <w:rPr>
              <w:rFonts w:eastAsia="Times New Roman"/>
              <w:sz w:val="22"/>
              <w:szCs w:val="22"/>
            </w:rPr>
          </w:pPr>
          <w:r w:rsidRPr="001110B6">
            <w:rPr>
              <w:sz w:val="22"/>
              <w:szCs w:val="22"/>
            </w:rPr>
            <w:t xml:space="preserve"> Для AI-агентов должна быть определена статусная модель, определяющая статус исполнения AI-агентов в Среде исполнения AI-агентов</w:t>
          </w:r>
        </w:p>
      </w:sdtContent>
    </w:sdt>
    <w:p w14:paraId="1ACD3B15" w14:textId="77777777" w:rsidR="00E94F32" w:rsidRPr="001110B6" w:rsidRDefault="00E94F32" w:rsidP="00E94F32">
      <w:pPr>
        <w:shd w:val="clear" w:color="auto" w:fill="FFFFFF"/>
        <w:spacing w:after="0" w:line="259" w:lineRule="auto"/>
        <w:jc w:val="both"/>
        <w:rPr>
          <w:rFonts w:ascii="Times New Roman" w:eastAsia="Times New Roman" w:hAnsi="Times New Roman" w:cs="Times New Roman"/>
        </w:rPr>
      </w:pPr>
    </w:p>
    <w:p w14:paraId="4E605D3C" w14:textId="77777777" w:rsidR="00E94F32" w:rsidRPr="001110B6" w:rsidRDefault="00E94F32" w:rsidP="00E94F32">
      <w:pPr>
        <w:jc w:val="both"/>
        <w:rPr>
          <w:rFonts w:ascii="Times New Roman" w:hAnsi="Times New Roman" w:cs="Times New Roman"/>
        </w:rPr>
      </w:pPr>
    </w:p>
    <w:p w14:paraId="61E5A102" w14:textId="77777777" w:rsidR="00E94F32" w:rsidRPr="001110B6" w:rsidRDefault="00E94F32" w:rsidP="00E94F32">
      <w:pPr>
        <w:shd w:val="clear" w:color="auto" w:fill="FFFFFF"/>
        <w:spacing w:after="0" w:line="259" w:lineRule="auto"/>
        <w:jc w:val="both"/>
        <w:rPr>
          <w:rFonts w:ascii="Times New Roman" w:eastAsia="Times New Roman" w:hAnsi="Times New Roman" w:cs="Times New Roman"/>
        </w:rPr>
      </w:pPr>
    </w:p>
    <w:p w14:paraId="415EBE3E" w14:textId="77777777" w:rsidR="00E94F32" w:rsidRPr="001110B6" w:rsidRDefault="00E94F32" w:rsidP="00E94F32">
      <w:pPr>
        <w:shd w:val="clear" w:color="auto" w:fill="FFFFFF"/>
        <w:spacing w:after="0" w:line="259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001110B6">
        <w:rPr>
          <w:rFonts w:ascii="Times New Roman" w:eastAsia="Times New Roman" w:hAnsi="Times New Roman" w:cs="Times New Roman"/>
        </w:rPr>
        <w:t>Сроки завершения услуг - до 25 апреля 2026 года</w:t>
      </w:r>
    </w:p>
    <w:p w14:paraId="6AB5154E" w14:textId="77777777" w:rsidR="00E94F32" w:rsidRPr="001110B6" w:rsidRDefault="00E94F32" w:rsidP="00E94F32">
      <w:pPr>
        <w:shd w:val="clear" w:color="auto" w:fill="FFFFFF"/>
        <w:spacing w:after="0" w:line="259" w:lineRule="auto"/>
        <w:ind w:firstLine="709"/>
        <w:jc w:val="both"/>
        <w:rPr>
          <w:rFonts w:ascii="Times New Roman" w:eastAsia="Times New Roman" w:hAnsi="Times New Roman" w:cs="Times New Roman"/>
        </w:rPr>
      </w:pPr>
      <w:r w:rsidRPr="001110B6">
        <w:rPr>
          <w:rFonts w:ascii="Times New Roman" w:eastAsia="Times New Roman" w:hAnsi="Times New Roman" w:cs="Times New Roman"/>
        </w:rPr>
        <w:t>Общая стоимость Услуг: 1 318 000</w:t>
      </w:r>
      <w:r w:rsidRPr="001110B6" w:rsidDel="002A571A">
        <w:rPr>
          <w:rFonts w:ascii="Times New Roman" w:eastAsia="Times New Roman" w:hAnsi="Times New Roman" w:cs="Times New Roman"/>
        </w:rPr>
        <w:t xml:space="preserve"> </w:t>
      </w:r>
      <w:r w:rsidRPr="001110B6">
        <w:rPr>
          <w:rFonts w:ascii="Times New Roman" w:eastAsia="Times New Roman" w:hAnsi="Times New Roman" w:cs="Times New Roman"/>
        </w:rPr>
        <w:t>(один миллион триста восемнадцать тысяч) рублей 00 копеек. НДС не облагается в связи с применением Исполнителем автоматизированной упрощенной системы налогообложения.</w:t>
      </w:r>
    </w:p>
    <w:p w14:paraId="3FFF47CC" w14:textId="77777777" w:rsidR="00E94F32" w:rsidRPr="001110B6" w:rsidRDefault="00E94F32" w:rsidP="00E94F32">
      <w:pPr>
        <w:shd w:val="clear" w:color="auto" w:fill="FFFFFF"/>
        <w:spacing w:after="0" w:line="259" w:lineRule="auto"/>
        <w:ind w:firstLine="709"/>
        <w:jc w:val="both"/>
        <w:rPr>
          <w:rFonts w:ascii="Times New Roman" w:eastAsia="Times New Roman" w:hAnsi="Times New Roman" w:cs="Times New Roman"/>
        </w:rPr>
      </w:pPr>
    </w:p>
    <w:tbl>
      <w:tblPr>
        <w:tblW w:w="13747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399"/>
        <w:gridCol w:w="4674"/>
        <w:gridCol w:w="4674"/>
      </w:tblGrid>
      <w:tr w:rsidR="00E94F32" w:rsidRPr="001110B6" w14:paraId="195358C3" w14:textId="77777777" w:rsidTr="00450A00">
        <w:trPr>
          <w:trHeight w:val="2059"/>
        </w:trPr>
        <w:tc>
          <w:tcPr>
            <w:tcW w:w="4399" w:type="dxa"/>
          </w:tcPr>
          <w:p w14:paraId="3F723D9E" w14:textId="77777777" w:rsidR="00E94F32" w:rsidRPr="001110B6" w:rsidRDefault="00E94F32" w:rsidP="00450A00">
            <w:pPr>
              <w:keepNext/>
              <w:suppressAutoHyphens/>
              <w:spacing w:after="0"/>
              <w:jc w:val="both"/>
              <w:rPr>
                <w:rFonts w:ascii="Times New Roman" w:hAnsi="Times New Roman" w:cs="Times New Roman"/>
                <w:b/>
              </w:rPr>
            </w:pPr>
            <w:r w:rsidRPr="001110B6">
              <w:rPr>
                <w:rFonts w:ascii="Times New Roman" w:hAnsi="Times New Roman" w:cs="Times New Roman"/>
                <w:b/>
              </w:rPr>
              <w:t>Заказчик:</w:t>
            </w:r>
          </w:p>
          <w:p w14:paraId="1CB2AE71" w14:textId="77777777" w:rsidR="00E94F32" w:rsidRPr="001110B6" w:rsidRDefault="00E94F32" w:rsidP="00450A00">
            <w:pPr>
              <w:spacing w:after="0"/>
              <w:jc w:val="both"/>
              <w:rPr>
                <w:rFonts w:ascii="Times New Roman" w:hAnsi="Times New Roman" w:cs="Times New Roman"/>
                <w:u w:color="000000"/>
              </w:rPr>
            </w:pPr>
            <w:r w:rsidRPr="001110B6">
              <w:rPr>
                <w:rFonts w:ascii="Times New Roman" w:hAnsi="Times New Roman" w:cs="Times New Roman"/>
                <w:u w:color="000000"/>
              </w:rPr>
              <w:t>Благотворительный фонд «Вклад в будущее»</w:t>
            </w:r>
          </w:p>
          <w:p w14:paraId="0DDAE8F0" w14:textId="77777777" w:rsidR="00E94F32" w:rsidRPr="001110B6" w:rsidRDefault="00E94F32" w:rsidP="00450A00">
            <w:pPr>
              <w:keepNext/>
              <w:spacing w:after="0"/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Исполнительный директор</w:t>
            </w:r>
          </w:p>
          <w:p w14:paraId="22270865" w14:textId="77777777" w:rsidR="00E94F32" w:rsidRPr="001110B6" w:rsidRDefault="00E94F32" w:rsidP="00450A00">
            <w:pPr>
              <w:keepNext/>
              <w:spacing w:after="0"/>
              <w:jc w:val="both"/>
              <w:rPr>
                <w:rFonts w:ascii="Times New Roman" w:hAnsi="Times New Roman" w:cs="Times New Roman"/>
              </w:rPr>
            </w:pPr>
          </w:p>
          <w:p w14:paraId="4E79CFED" w14:textId="77777777" w:rsidR="00E94F32" w:rsidRPr="001110B6" w:rsidRDefault="00E94F32" w:rsidP="00450A00">
            <w:pPr>
              <w:keepNext/>
              <w:spacing w:after="0"/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 xml:space="preserve">__________________ / П. Г. </w:t>
            </w:r>
            <w:proofErr w:type="spellStart"/>
            <w:r w:rsidRPr="001110B6">
              <w:rPr>
                <w:rFonts w:ascii="Times New Roman" w:hAnsi="Times New Roman" w:cs="Times New Roman"/>
              </w:rPr>
              <w:t>Положевец</w:t>
            </w:r>
            <w:proofErr w:type="spellEnd"/>
            <w:r w:rsidRPr="001110B6">
              <w:rPr>
                <w:rFonts w:ascii="Times New Roman" w:hAnsi="Times New Roman" w:cs="Times New Roman"/>
              </w:rPr>
              <w:t xml:space="preserve"> /</w:t>
            </w:r>
          </w:p>
          <w:p w14:paraId="322A8AA5" w14:textId="77777777" w:rsidR="00E94F32" w:rsidRPr="001110B6" w:rsidRDefault="00E94F32" w:rsidP="00450A00">
            <w:pPr>
              <w:keepNext/>
              <w:spacing w:after="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1110B6">
              <w:rPr>
                <w:rFonts w:ascii="Times New Roman" w:hAnsi="Times New Roman" w:cs="Times New Roman"/>
              </w:rPr>
              <w:t>м.п</w:t>
            </w:r>
            <w:proofErr w:type="spellEnd"/>
            <w:r w:rsidRPr="001110B6">
              <w:rPr>
                <w:rFonts w:ascii="Times New Roman" w:hAnsi="Times New Roman" w:cs="Times New Roman"/>
              </w:rPr>
              <w:t>.</w:t>
            </w:r>
          </w:p>
          <w:p w14:paraId="2515A3BA" w14:textId="77777777" w:rsidR="00E94F32" w:rsidRPr="001110B6" w:rsidRDefault="00E94F32" w:rsidP="00450A00">
            <w:pPr>
              <w:keepNext/>
              <w:spacing w:after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674" w:type="dxa"/>
          </w:tcPr>
          <w:p w14:paraId="4A36CA7F" w14:textId="77777777" w:rsidR="00E94F32" w:rsidRPr="001110B6" w:rsidRDefault="00E94F32" w:rsidP="00450A00">
            <w:pPr>
              <w:suppressAutoHyphens/>
              <w:snapToGrid w:val="0"/>
              <w:spacing w:after="0"/>
              <w:jc w:val="both"/>
              <w:rPr>
                <w:rFonts w:ascii="Times New Roman" w:hAnsi="Times New Roman" w:cs="Times New Roman"/>
                <w:b/>
              </w:rPr>
            </w:pPr>
            <w:r w:rsidRPr="001110B6">
              <w:rPr>
                <w:rFonts w:ascii="Times New Roman" w:hAnsi="Times New Roman" w:cs="Times New Roman"/>
                <w:b/>
              </w:rPr>
              <w:t>Исполнитель:</w:t>
            </w:r>
          </w:p>
          <w:p w14:paraId="33033F42" w14:textId="77777777" w:rsidR="00E94F32" w:rsidRPr="001110B6" w:rsidRDefault="00E94F32" w:rsidP="00450A0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jc w:val="both"/>
              <w:rPr>
                <w:rFonts w:ascii="Times New Roman" w:hAnsi="Times New Roman" w:cs="Times New Roman"/>
                <w:u w:color="000000"/>
              </w:rPr>
            </w:pPr>
            <w:r w:rsidRPr="001110B6">
              <w:rPr>
                <w:rFonts w:ascii="Times New Roman" w:hAnsi="Times New Roman" w:cs="Times New Roman"/>
                <w:u w:color="000000"/>
              </w:rPr>
              <w:t>Индивидуальный предприниматель Попов Владимир Юрьевич</w:t>
            </w:r>
          </w:p>
          <w:p w14:paraId="1E9E87A4" w14:textId="77777777" w:rsidR="00E94F32" w:rsidRPr="001110B6" w:rsidRDefault="00E94F32" w:rsidP="00450A0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after="0"/>
              <w:jc w:val="both"/>
              <w:rPr>
                <w:rFonts w:ascii="Times New Roman" w:hAnsi="Times New Roman" w:cs="Times New Roman"/>
                <w:u w:color="000000"/>
              </w:rPr>
            </w:pPr>
          </w:p>
          <w:p w14:paraId="42C66F0D" w14:textId="77777777" w:rsidR="00E94F32" w:rsidRPr="001110B6" w:rsidRDefault="00E94F32" w:rsidP="00450A00">
            <w:pPr>
              <w:keepNext/>
              <w:spacing w:after="0"/>
              <w:jc w:val="both"/>
              <w:rPr>
                <w:rFonts w:ascii="Times New Roman" w:hAnsi="Times New Roman" w:cs="Times New Roman"/>
              </w:rPr>
            </w:pPr>
          </w:p>
          <w:p w14:paraId="519F22B5" w14:textId="77777777" w:rsidR="00E94F32" w:rsidRPr="001110B6" w:rsidRDefault="00E94F32" w:rsidP="00450A00">
            <w:pPr>
              <w:keepNext/>
              <w:spacing w:after="0"/>
              <w:jc w:val="both"/>
              <w:rPr>
                <w:rFonts w:ascii="Times New Roman" w:hAnsi="Times New Roman" w:cs="Times New Roman"/>
              </w:rPr>
            </w:pPr>
            <w:r w:rsidRPr="001110B6">
              <w:rPr>
                <w:rFonts w:ascii="Times New Roman" w:hAnsi="Times New Roman" w:cs="Times New Roman"/>
              </w:rPr>
              <w:t>Индивидуальный предприниматель</w:t>
            </w:r>
          </w:p>
          <w:p w14:paraId="6103638D" w14:textId="77777777" w:rsidR="00E94F32" w:rsidRPr="001110B6" w:rsidRDefault="00E94F32" w:rsidP="00450A00">
            <w:pPr>
              <w:widowControl w:val="0"/>
              <w:suppressAutoHyphens/>
              <w:spacing w:after="0"/>
              <w:jc w:val="both"/>
              <w:rPr>
                <w:rFonts w:ascii="Times New Roman" w:eastAsia="Times New Roman" w:hAnsi="Times New Roman" w:cs="Times New Roman"/>
                <w:lang w:eastAsia="ar-SA"/>
              </w:rPr>
            </w:pPr>
            <w:r w:rsidRPr="001110B6">
              <w:rPr>
                <w:rFonts w:ascii="Times New Roman" w:eastAsia="Times New Roman" w:hAnsi="Times New Roman" w:cs="Times New Roman"/>
                <w:lang w:eastAsia="ar-SA"/>
              </w:rPr>
              <w:t>_________________/</w:t>
            </w:r>
            <w:r w:rsidRPr="001110B6">
              <w:rPr>
                <w:rFonts w:ascii="Times New Roman" w:hAnsi="Times New Roman" w:cs="Times New Roman"/>
              </w:rPr>
              <w:t>В. Ю. Попов</w:t>
            </w:r>
            <w:r w:rsidRPr="001110B6">
              <w:rPr>
                <w:rFonts w:ascii="Times New Roman" w:eastAsia="Times New Roman" w:hAnsi="Times New Roman" w:cs="Times New Roman"/>
                <w:lang w:eastAsia="ar-SA"/>
              </w:rPr>
              <w:t xml:space="preserve"> /</w:t>
            </w:r>
          </w:p>
          <w:p w14:paraId="5A0F0458" w14:textId="77777777" w:rsidR="00E94F32" w:rsidRPr="001110B6" w:rsidRDefault="00E94F32" w:rsidP="00450A00">
            <w:pPr>
              <w:keepNext/>
              <w:suppressAutoHyphens/>
              <w:spacing w:after="0"/>
              <w:jc w:val="both"/>
              <w:rPr>
                <w:rFonts w:ascii="Times New Roman" w:hAnsi="Times New Roman" w:cs="Times New Roman"/>
                <w:b/>
              </w:rPr>
            </w:pPr>
            <w:proofErr w:type="spellStart"/>
            <w:r w:rsidRPr="001110B6">
              <w:rPr>
                <w:rFonts w:ascii="Times New Roman" w:hAnsi="Times New Roman" w:cs="Times New Roman"/>
              </w:rPr>
              <w:t>м.п</w:t>
            </w:r>
            <w:proofErr w:type="spellEnd"/>
            <w:r w:rsidRPr="001110B6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674" w:type="dxa"/>
          </w:tcPr>
          <w:p w14:paraId="0D2681EF" w14:textId="77777777" w:rsidR="00E94F32" w:rsidRPr="001110B6" w:rsidRDefault="00E94F32" w:rsidP="00450A00">
            <w:pPr>
              <w:keepNext/>
              <w:spacing w:after="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2D80E764" w14:textId="77777777" w:rsidR="00E94F32" w:rsidRPr="001110B6" w:rsidRDefault="00E94F32" w:rsidP="00E94F32">
      <w:pPr>
        <w:pStyle w:val="ListParagraph"/>
        <w:shd w:val="clear" w:color="auto" w:fill="FFFFFF"/>
        <w:spacing w:after="160" w:line="315" w:lineRule="atLeast"/>
        <w:ind w:left="360"/>
        <w:jc w:val="both"/>
        <w:rPr>
          <w:rFonts w:eastAsia="Times New Roman"/>
          <w:sz w:val="22"/>
          <w:szCs w:val="22"/>
        </w:rPr>
      </w:pPr>
    </w:p>
    <w:p w14:paraId="2D42EE89" w14:textId="77777777" w:rsidR="00E94F32" w:rsidRPr="001110B6" w:rsidRDefault="00E94F32" w:rsidP="00E94F32">
      <w:pPr>
        <w:shd w:val="clear" w:color="auto" w:fill="FFFFFF"/>
        <w:spacing w:after="0"/>
        <w:ind w:left="180"/>
        <w:jc w:val="both"/>
        <w:rPr>
          <w:rFonts w:ascii="Times New Roman" w:hAnsi="Times New Roman" w:cs="Times New Roman"/>
        </w:rPr>
      </w:pPr>
    </w:p>
    <w:sectPr w:rsidR="00E94F32" w:rsidRPr="001110B6" w:rsidSect="00E94F32">
      <w:footerReference w:type="default" r:id="rId13"/>
      <w:pgSz w:w="12240" w:h="15840"/>
      <w:pgMar w:top="1365" w:right="1365" w:bottom="1365" w:left="1365" w:header="720" w:footer="720" w:gutter="0"/>
      <w:pgNumType w:start="1"/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7" w:author="Mikhail Kashkin" w:date="2026-02-19T23:57:00Z" w:initials="MK">
    <w:p w14:paraId="6953B536" w14:textId="6673A753" w:rsidR="000F0B55" w:rsidRDefault="000F0B55">
      <w:pPr>
        <w:pStyle w:val="CommentText"/>
      </w:pPr>
      <w:r>
        <w:rPr>
          <w:rStyle w:val="CommentReference"/>
        </w:rPr>
        <w:annotationRef/>
      </w:r>
      <w:r>
        <w:t>ИП не предоставляет счетов-фактур.</w:t>
      </w:r>
    </w:p>
  </w:comment>
  <w:comment w:id="9" w:author="Mikhail Kashkin" w:date="2026-02-12T20:10:00Z" w:initials="MK">
    <w:p w14:paraId="4A925C94" w14:textId="157D73E4" w:rsidR="008154AB" w:rsidRDefault="008154AB">
      <w:pPr>
        <w:pStyle w:val="CommentText"/>
      </w:pPr>
      <w:r>
        <w:rPr>
          <w:rStyle w:val="CommentReference"/>
        </w:rPr>
        <w:annotationRef/>
      </w:r>
      <w:r>
        <w:t xml:space="preserve">Интеллектуальные права мы передаем только на конкретный результат того, что описано в ТЗ. </w:t>
      </w:r>
      <w:r w:rsidR="00B30EE7">
        <w:t>Нужна более конкретная формулировка.</w:t>
      </w:r>
    </w:p>
  </w:comment>
  <w:comment w:id="10" w:author="Mikhail Kashkin" w:date="2026-02-12T20:14:00Z" w:initials="MK">
    <w:p w14:paraId="255DBC1E" w14:textId="380C8733" w:rsidR="008154AB" w:rsidRDefault="008154AB">
      <w:pPr>
        <w:pStyle w:val="CommentText"/>
      </w:pPr>
      <w:r>
        <w:rPr>
          <w:rStyle w:val="CommentReference"/>
        </w:rPr>
        <w:annotationRef/>
      </w:r>
      <w:r>
        <w:t>Предлагаю убрать, мы не можем нести ответственность</w:t>
      </w:r>
      <w:r w:rsidR="0031482C">
        <w:t xml:space="preserve"> перед третьими лицами. Мы передаем права и код, по договору код мы пишем под вас. </w:t>
      </w:r>
      <w:r>
        <w:t xml:space="preserve"> </w:t>
      </w:r>
    </w:p>
  </w:comment>
  <w:comment w:id="12" w:author="Mikhail Kashkin" w:date="2026-02-12T20:35:00Z" w:initials="MK">
    <w:p w14:paraId="60B89FEF" w14:textId="77777777" w:rsidR="009D4587" w:rsidRDefault="009D4587">
      <w:pPr>
        <w:pStyle w:val="CommentText"/>
      </w:pPr>
      <w:r>
        <w:rPr>
          <w:rStyle w:val="CommentReference"/>
        </w:rPr>
        <w:annotationRef/>
      </w:r>
      <w:r>
        <w:t>У меня собственно вопрос, мы же не получаем доступ к ПД пользователей. Только на этапе пуско-наладки и то в опосредованном виде? Может это надо отразить в документе?</w:t>
      </w:r>
    </w:p>
    <w:p w14:paraId="0366D7EB" w14:textId="5DD0C27C" w:rsidR="009D4587" w:rsidRDefault="009D4587">
      <w:pPr>
        <w:pStyle w:val="CommentText"/>
      </w:pPr>
    </w:p>
  </w:comment>
  <w:comment w:id="11" w:author="Mikhail Kashkin" w:date="2026-02-19T23:58:00Z" w:initials="MK">
    <w:p w14:paraId="529A62E6" w14:textId="580163CD" w:rsidR="000F0B55" w:rsidRDefault="000F0B55">
      <w:pPr>
        <w:pStyle w:val="CommentText"/>
      </w:pPr>
      <w:r>
        <w:rPr>
          <w:rStyle w:val="CommentReference"/>
        </w:rPr>
        <w:annotationRef/>
      </w:r>
      <w:r>
        <w:t xml:space="preserve">Мы не должны в процессе работы получать доступ ни к каким персональным данным. Персональные данные возникают только на стороне хостинга, на который мы только выкладываем код. Надо прямо указать, что мы не имеем доступ. </w:t>
      </w:r>
      <w:r>
        <w:br/>
      </w:r>
      <w:r>
        <w:br/>
        <w:t>У нас нет даже полей с персональными данными в базе данных</w:t>
      </w:r>
    </w:p>
  </w:comment>
  <w:comment w:id="13" w:author="Mikhail Kashkin" w:date="2026-02-12T20:04:00Z" w:initials="MK">
    <w:p w14:paraId="33D7DB89" w14:textId="77777777" w:rsidR="008154AB" w:rsidRDefault="008154AB">
      <w:pPr>
        <w:pStyle w:val="CommentText"/>
      </w:pPr>
      <w:r>
        <w:rPr>
          <w:rStyle w:val="CommentReference"/>
        </w:rPr>
        <w:annotationRef/>
      </w:r>
      <w:r>
        <w:t>Давайте уберем эти пункты или ограничим размер неустойки до разумного предела. Нам взыскивать сложно и дорого. Вы ничего не выиграете если такое произойдет.</w:t>
      </w:r>
      <w:r w:rsidR="0031482C">
        <w:t xml:space="preserve"> У нас нет финансовых и юридических возможностей тягаться с вами.</w:t>
      </w:r>
    </w:p>
    <w:p w14:paraId="4256510E" w14:textId="63F35F25" w:rsidR="0031482C" w:rsidRPr="009D4587" w:rsidRDefault="0031482C">
      <w:pPr>
        <w:pStyle w:val="CommentText"/>
      </w:pPr>
      <w:r>
        <w:br/>
        <w:t>Лимит до какого-то разумного предела общей цены договора</w:t>
      </w:r>
      <w:r w:rsidR="009D4587">
        <w:t>: 50</w:t>
      </w:r>
      <w:r w:rsidR="009D4587" w:rsidRPr="009D4587">
        <w:t xml:space="preserve">%. </w:t>
      </w:r>
    </w:p>
  </w:comment>
  <w:comment w:id="14" w:author="Mikhail Kashkin" w:date="2026-02-12T20:20:00Z" w:initials="MK">
    <w:p w14:paraId="521C2286" w14:textId="1C254938" w:rsidR="0031482C" w:rsidRPr="009D4587" w:rsidRDefault="0031482C">
      <w:pPr>
        <w:pStyle w:val="CommentText"/>
      </w:pPr>
      <w:r>
        <w:rPr>
          <w:rStyle w:val="CommentReference"/>
        </w:rPr>
        <w:annotationRef/>
      </w:r>
      <w:r>
        <w:t>Предлагаю добавить пункт, что информация об авторстве и факте совместной деятельности не является конфиденциальной. Мы хотим иметь право добавить в портфолио проект. Можем ограничить что детали реализации являются конфиденциальными.</w:t>
      </w:r>
    </w:p>
  </w:comment>
  <w:comment w:id="15" w:author="Mikhail Kashkin" w:date="2026-02-20T18:50:00Z" w:initials="MK">
    <w:p w14:paraId="1FFF163F" w14:textId="6AD059A5" w:rsidR="00A03A7B" w:rsidRDefault="00A03A7B">
      <w:pPr>
        <w:pStyle w:val="CommentText"/>
      </w:pPr>
      <w:r>
        <w:rPr>
          <w:rStyle w:val="CommentReference"/>
        </w:rPr>
        <w:annotationRef/>
      </w:r>
      <w:r>
        <w:t>У нас не возникает в нашем взаимодействии понятия убытков</w:t>
      </w:r>
    </w:p>
  </w:comment>
  <w:comment w:id="20" w:author="Mikhail Kashkin" w:date="2026-02-12T20:41:00Z" w:initials="MK">
    <w:p w14:paraId="10297C4C" w14:textId="0FF1225A" w:rsidR="007016D5" w:rsidRDefault="007016D5">
      <w:pPr>
        <w:pStyle w:val="CommentText"/>
      </w:pPr>
      <w:r>
        <w:rPr>
          <w:rStyle w:val="CommentReference"/>
        </w:rPr>
        <w:annotationRef/>
      </w:r>
      <w:r>
        <w:t xml:space="preserve">Надо указать конкретные секунды. Но проблема в скорости работы </w:t>
      </w:r>
      <w:proofErr w:type="spellStart"/>
      <w:r>
        <w:t>ГигаЧата</w:t>
      </w:r>
      <w:proofErr w:type="spellEnd"/>
      <w:r>
        <w:t xml:space="preserve">. Он может быть под нагрузкой и т.д.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953B536" w15:done="0"/>
  <w15:commentEx w15:paraId="4A925C94" w15:done="0"/>
  <w15:commentEx w15:paraId="255DBC1E" w15:done="0"/>
  <w15:commentEx w15:paraId="0366D7EB" w15:done="0"/>
  <w15:commentEx w15:paraId="529A62E6" w15:done="0"/>
  <w15:commentEx w15:paraId="4256510E" w15:done="0"/>
  <w15:commentEx w15:paraId="521C2286" w15:done="0"/>
  <w15:commentEx w15:paraId="1FFF163F" w15:done="0"/>
  <w15:commentEx w15:paraId="10297C4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DAB325B" w16cex:dateUtc="2026-02-19T16:57:00Z"/>
  <w16cex:commentExtensible w16cex:durableId="42D68B47" w16cex:dateUtc="2026-02-12T13:10:00Z"/>
  <w16cex:commentExtensible w16cex:durableId="7C5B6692" w16cex:dateUtc="2026-02-12T13:14:00Z"/>
  <w16cex:commentExtensible w16cex:durableId="566C4D04" w16cex:dateUtc="2026-02-12T13:35:00Z"/>
  <w16cex:commentExtensible w16cex:durableId="23FCCFEF" w16cex:dateUtc="2026-02-19T16:58:00Z"/>
  <w16cex:commentExtensible w16cex:durableId="149DE5B8" w16cex:dateUtc="2026-02-12T13:04:00Z"/>
  <w16cex:commentExtensible w16cex:durableId="7B10112C" w16cex:dateUtc="2026-02-12T13:20:00Z"/>
  <w16cex:commentExtensible w16cex:durableId="6F57DDD5" w16cex:dateUtc="2026-02-20T11:50:00Z"/>
  <w16cex:commentExtensible w16cex:durableId="01B2C228" w16cex:dateUtc="2026-02-12T13:4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953B536" w16cid:durableId="6DAB325B"/>
  <w16cid:commentId w16cid:paraId="4A925C94" w16cid:durableId="42D68B47"/>
  <w16cid:commentId w16cid:paraId="255DBC1E" w16cid:durableId="7C5B6692"/>
  <w16cid:commentId w16cid:paraId="0366D7EB" w16cid:durableId="566C4D04"/>
  <w16cid:commentId w16cid:paraId="529A62E6" w16cid:durableId="23FCCFEF"/>
  <w16cid:commentId w16cid:paraId="4256510E" w16cid:durableId="149DE5B8"/>
  <w16cid:commentId w16cid:paraId="521C2286" w16cid:durableId="7B10112C"/>
  <w16cid:commentId w16cid:paraId="1FFF163F" w16cid:durableId="6F57DDD5"/>
  <w16cid:commentId w16cid:paraId="10297C4C" w16cid:durableId="01B2C22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951DA" w14:textId="77777777" w:rsidR="007A17D0" w:rsidRDefault="007A17D0" w:rsidP="00D611ED">
      <w:pPr>
        <w:spacing w:after="0" w:line="240" w:lineRule="auto"/>
      </w:pPr>
      <w:r>
        <w:separator/>
      </w:r>
    </w:p>
  </w:endnote>
  <w:endnote w:type="continuationSeparator" w:id="0">
    <w:p w14:paraId="6ED02484" w14:textId="77777777" w:rsidR="007A17D0" w:rsidRDefault="007A17D0" w:rsidP="00D611ED">
      <w:pPr>
        <w:spacing w:after="0" w:line="240" w:lineRule="auto"/>
      </w:pPr>
      <w:r>
        <w:continuationSeparator/>
      </w:r>
    </w:p>
  </w:endnote>
  <w:endnote w:type="continuationNotice" w:id="1">
    <w:p w14:paraId="57E8C787" w14:textId="77777777" w:rsidR="007A17D0" w:rsidRDefault="007A17D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oto Sans Symbols">
    <w:altName w:val="Calibri"/>
    <w:panose1 w:val="020B0604020202020204"/>
    <w:charset w:val="00"/>
    <w:family w:val="swiss"/>
    <w:pitch w:val="variable"/>
    <w:sig w:usb0="00000003" w:usb1="0200E0A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altName w:val="Times New Roman"/>
    <w:panose1 w:val="00000500000000020000"/>
    <w:charset w:val="00"/>
    <w:family w:val="roman"/>
    <w:pitch w:val="variable"/>
    <w:sig w:usb0="00000007" w:usb1="00000000" w:usb2="00000000" w:usb3="00000000" w:csb0="00000093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E4C85" w14:textId="53F69D9C" w:rsidR="00170EA4" w:rsidRPr="005208F2" w:rsidRDefault="00170EA4" w:rsidP="00D75A20">
    <w:pPr>
      <w:pStyle w:val="Footer"/>
      <w:jc w:val="right"/>
      <w:rPr>
        <w:rFonts w:ascii="Times New Roman" w:hAnsi="Times New Roman" w:cs="Times New Roman"/>
      </w:rPr>
    </w:pPr>
    <w:r w:rsidRPr="005208F2">
      <w:rPr>
        <w:rFonts w:ascii="Times New Roman" w:hAnsi="Times New Roman" w:cs="Times New Roman"/>
        <w:noProof/>
        <w:lang w:eastAsia="ru-RU"/>
      </w:rPr>
      <w:drawing>
        <wp:inline distT="0" distB="0" distL="0" distR="0" wp14:anchorId="714C99B9" wp14:editId="22B2352A">
          <wp:extent cx="9526" cy="9526"/>
          <wp:effectExtent l="0" t="0" r="0" b="0"/>
          <wp:docPr id="1173245792" name="Рисунок 11732457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"/>
                  <pic:cNvPicPr/>
                </pic:nvPicPr>
                <pic:blipFill>
                  <a:blip r:link="rId1"/>
                  <a:stretch>
                    <a:fillRect/>
                  </a:stretch>
                </pic:blipFill>
                <pic:spPr>
                  <a:xfrm>
                    <a:off x="0" y="0"/>
                    <a:ext cx="9526" cy="95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sdt>
      <w:sdtPr>
        <w:rPr>
          <w:rFonts w:ascii="Times New Roman" w:hAnsi="Times New Roman" w:cs="Times New Roman"/>
        </w:rPr>
        <w:id w:val="299196191"/>
        <w:docPartObj>
          <w:docPartGallery w:val="Page Numbers (Bottom of Page)"/>
          <w:docPartUnique/>
        </w:docPartObj>
      </w:sdtPr>
      <w:sdtContent>
        <w:r w:rsidR="00024292" w:rsidRPr="005208F2">
          <w:rPr>
            <w:rFonts w:ascii="Times New Roman" w:hAnsi="Times New Roman" w:cs="Times New Roman"/>
          </w:rPr>
          <w:fldChar w:fldCharType="begin"/>
        </w:r>
        <w:r w:rsidRPr="005208F2">
          <w:rPr>
            <w:rFonts w:ascii="Times New Roman" w:hAnsi="Times New Roman" w:cs="Times New Roman"/>
          </w:rPr>
          <w:instrText>PAGE   \* MERGEFORMAT</w:instrText>
        </w:r>
        <w:r w:rsidR="00024292" w:rsidRPr="005208F2">
          <w:rPr>
            <w:rFonts w:ascii="Times New Roman" w:hAnsi="Times New Roman" w:cs="Times New Roman"/>
          </w:rPr>
          <w:fldChar w:fldCharType="separate"/>
        </w:r>
        <w:r w:rsidR="004605AC">
          <w:rPr>
            <w:rFonts w:ascii="Times New Roman" w:hAnsi="Times New Roman" w:cs="Times New Roman"/>
            <w:noProof/>
          </w:rPr>
          <w:t>14</w:t>
        </w:r>
        <w:r w:rsidR="00024292" w:rsidRPr="005208F2">
          <w:rPr>
            <w:rFonts w:ascii="Times New Roman" w:hAnsi="Times New Roman" w:cs="Times New Roman"/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27007" w14:textId="77777777" w:rsidR="007A17D0" w:rsidRDefault="007A17D0" w:rsidP="00D611ED">
      <w:pPr>
        <w:spacing w:after="0" w:line="240" w:lineRule="auto"/>
      </w:pPr>
      <w:r>
        <w:separator/>
      </w:r>
    </w:p>
  </w:footnote>
  <w:footnote w:type="continuationSeparator" w:id="0">
    <w:p w14:paraId="2C27F6F1" w14:textId="77777777" w:rsidR="007A17D0" w:rsidRDefault="007A17D0" w:rsidP="00D611ED">
      <w:pPr>
        <w:spacing w:after="0" w:line="240" w:lineRule="auto"/>
      </w:pPr>
      <w:r>
        <w:continuationSeparator/>
      </w:r>
    </w:p>
  </w:footnote>
  <w:footnote w:type="continuationNotice" w:id="1">
    <w:p w14:paraId="74856668" w14:textId="77777777" w:rsidR="007A17D0" w:rsidRDefault="007A17D0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17F51"/>
    <w:multiLevelType w:val="multilevel"/>
    <w:tmpl w:val="35FAFEB4"/>
    <w:lvl w:ilvl="0">
      <w:start w:val="1"/>
      <w:numFmt w:val="bullet"/>
      <w:lvlText w:val="⎼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A60375C"/>
    <w:multiLevelType w:val="multilevel"/>
    <w:tmpl w:val="2C588390"/>
    <w:lvl w:ilvl="0">
      <w:start w:val="2"/>
      <w:numFmt w:val="decimal"/>
      <w:lvlText w:val="%1."/>
      <w:lvlJc w:val="left"/>
      <w:pPr>
        <w:ind w:left="360" w:hanging="360"/>
      </w:pPr>
      <w:rPr>
        <w:rFonts w:ascii="Times New Roman" w:eastAsia="Calibri" w:hAnsi="Times New Roman" w:cs="Times New Roman"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273" w:hanging="56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D4A0952"/>
    <w:multiLevelType w:val="hybridMultilevel"/>
    <w:tmpl w:val="D68C6B4E"/>
    <w:lvl w:ilvl="0" w:tplc="4F8C04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D4F4CE2"/>
    <w:multiLevelType w:val="multilevel"/>
    <w:tmpl w:val="3CAAC26E"/>
    <w:lvl w:ilvl="0">
      <w:start w:val="12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163" w:hanging="443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4" w15:restartNumberingAfterBreak="0">
    <w:nsid w:val="17CA61B2"/>
    <w:multiLevelType w:val="multilevel"/>
    <w:tmpl w:val="CB3EB7F2"/>
    <w:lvl w:ilvl="0">
      <w:start w:val="13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163" w:hanging="443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5" w15:restartNumberingAfterBreak="0">
    <w:nsid w:val="18315460"/>
    <w:multiLevelType w:val="multilevel"/>
    <w:tmpl w:val="CEC631DE"/>
    <w:lvl w:ilvl="0">
      <w:start w:val="2"/>
      <w:numFmt w:val="decimal"/>
      <w:lvlText w:val="%1."/>
      <w:lvlJc w:val="left"/>
      <w:pPr>
        <w:ind w:left="360" w:hanging="360"/>
      </w:pPr>
      <w:rPr>
        <w:rFonts w:ascii="Times New Roman" w:eastAsia="Calibri" w:hAnsi="Times New Roman" w:cs="Times New Roman"/>
        <w:b/>
        <w:bCs/>
      </w:rPr>
    </w:lvl>
    <w:lvl w:ilvl="1">
      <w:start w:val="1"/>
      <w:numFmt w:val="decimal"/>
      <w:isLgl/>
      <w:lvlText w:val="%1.%2."/>
      <w:lvlJc w:val="left"/>
      <w:pPr>
        <w:ind w:left="1273" w:hanging="56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FBD5625"/>
    <w:multiLevelType w:val="hybridMultilevel"/>
    <w:tmpl w:val="43CEC324"/>
    <w:lvl w:ilvl="0" w:tplc="928EFC10">
      <w:start w:val="1"/>
      <w:numFmt w:val="bullet"/>
      <w:lvlText w:val="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" w15:restartNumberingAfterBreak="0">
    <w:nsid w:val="24BC07A2"/>
    <w:multiLevelType w:val="multilevel"/>
    <w:tmpl w:val="1164A2D2"/>
    <w:lvl w:ilvl="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  <w:b/>
      </w:rPr>
    </w:lvl>
    <w:lvl w:ilvl="1">
      <w:start w:val="1"/>
      <w:numFmt w:val="decimal"/>
      <w:isLgl/>
      <w:lvlText w:val="%1.%2"/>
      <w:lvlJc w:val="left"/>
      <w:pPr>
        <w:ind w:left="1163" w:hanging="443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8" w15:restartNumberingAfterBreak="0">
    <w:nsid w:val="2669548A"/>
    <w:multiLevelType w:val="hybridMultilevel"/>
    <w:tmpl w:val="F7D06EF0"/>
    <w:lvl w:ilvl="0" w:tplc="728271B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CF6474"/>
    <w:multiLevelType w:val="hybridMultilevel"/>
    <w:tmpl w:val="077C838A"/>
    <w:lvl w:ilvl="0" w:tplc="BBF0611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2A332D"/>
    <w:multiLevelType w:val="hybridMultilevel"/>
    <w:tmpl w:val="DC54FE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680AAB"/>
    <w:multiLevelType w:val="hybridMultilevel"/>
    <w:tmpl w:val="DF3C83C2"/>
    <w:lvl w:ilvl="0" w:tplc="21787E66">
      <w:start w:val="1"/>
      <w:numFmt w:val="decimal"/>
      <w:lvlText w:val="%1."/>
      <w:lvlJc w:val="left"/>
      <w:pPr>
        <w:ind w:left="720" w:hanging="50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33333"/>
        <w:spacing w:val="0"/>
        <w:w w:val="93"/>
        <w:sz w:val="28"/>
        <w:szCs w:val="28"/>
        <w:lang w:val="ru-RU" w:eastAsia="en-US" w:bidi="ar-SA"/>
      </w:rPr>
    </w:lvl>
    <w:lvl w:ilvl="1" w:tplc="6D76A28E">
      <w:numFmt w:val="bullet"/>
      <w:lvlText w:val="•"/>
      <w:lvlJc w:val="left"/>
      <w:pPr>
        <w:ind w:left="720" w:hanging="500"/>
      </w:pPr>
      <w:rPr>
        <w:rFonts w:ascii="Trebuchet MS" w:eastAsia="Trebuchet MS" w:hAnsi="Trebuchet MS" w:cs="Trebuchet MS" w:hint="default"/>
        <w:spacing w:val="0"/>
        <w:w w:val="66"/>
        <w:lang w:val="ru-RU" w:eastAsia="en-US" w:bidi="ar-SA"/>
      </w:rPr>
    </w:lvl>
    <w:lvl w:ilvl="2" w:tplc="9B3020A8">
      <w:numFmt w:val="bullet"/>
      <w:lvlText w:val="•"/>
      <w:lvlJc w:val="left"/>
      <w:pPr>
        <w:ind w:left="2448" w:hanging="500"/>
      </w:pPr>
      <w:rPr>
        <w:lang w:val="ru-RU" w:eastAsia="en-US" w:bidi="ar-SA"/>
      </w:rPr>
    </w:lvl>
    <w:lvl w:ilvl="3" w:tplc="46581006">
      <w:numFmt w:val="bullet"/>
      <w:lvlText w:val="•"/>
      <w:lvlJc w:val="left"/>
      <w:pPr>
        <w:ind w:left="3312" w:hanging="500"/>
      </w:pPr>
      <w:rPr>
        <w:lang w:val="ru-RU" w:eastAsia="en-US" w:bidi="ar-SA"/>
      </w:rPr>
    </w:lvl>
    <w:lvl w:ilvl="4" w:tplc="14AA43BE">
      <w:numFmt w:val="bullet"/>
      <w:lvlText w:val="•"/>
      <w:lvlJc w:val="left"/>
      <w:pPr>
        <w:ind w:left="4176" w:hanging="500"/>
      </w:pPr>
      <w:rPr>
        <w:lang w:val="ru-RU" w:eastAsia="en-US" w:bidi="ar-SA"/>
      </w:rPr>
    </w:lvl>
    <w:lvl w:ilvl="5" w:tplc="4ADC6770">
      <w:numFmt w:val="bullet"/>
      <w:lvlText w:val="•"/>
      <w:lvlJc w:val="left"/>
      <w:pPr>
        <w:ind w:left="5040" w:hanging="500"/>
      </w:pPr>
      <w:rPr>
        <w:lang w:val="ru-RU" w:eastAsia="en-US" w:bidi="ar-SA"/>
      </w:rPr>
    </w:lvl>
    <w:lvl w:ilvl="6" w:tplc="AA32CCC0">
      <w:numFmt w:val="bullet"/>
      <w:lvlText w:val="•"/>
      <w:lvlJc w:val="left"/>
      <w:pPr>
        <w:ind w:left="5904" w:hanging="500"/>
      </w:pPr>
      <w:rPr>
        <w:lang w:val="ru-RU" w:eastAsia="en-US" w:bidi="ar-SA"/>
      </w:rPr>
    </w:lvl>
    <w:lvl w:ilvl="7" w:tplc="5622F19A">
      <w:numFmt w:val="bullet"/>
      <w:lvlText w:val="•"/>
      <w:lvlJc w:val="left"/>
      <w:pPr>
        <w:ind w:left="6768" w:hanging="500"/>
      </w:pPr>
      <w:rPr>
        <w:lang w:val="ru-RU" w:eastAsia="en-US" w:bidi="ar-SA"/>
      </w:rPr>
    </w:lvl>
    <w:lvl w:ilvl="8" w:tplc="59AC91DE">
      <w:numFmt w:val="bullet"/>
      <w:lvlText w:val="•"/>
      <w:lvlJc w:val="left"/>
      <w:pPr>
        <w:ind w:left="7632" w:hanging="500"/>
      </w:pPr>
      <w:rPr>
        <w:lang w:val="ru-RU" w:eastAsia="en-US" w:bidi="ar-SA"/>
      </w:rPr>
    </w:lvl>
  </w:abstractNum>
  <w:abstractNum w:abstractNumId="12" w15:restartNumberingAfterBreak="0">
    <w:nsid w:val="348C1608"/>
    <w:multiLevelType w:val="multilevel"/>
    <w:tmpl w:val="BA7CAB62"/>
    <w:lvl w:ilvl="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  <w:b/>
      </w:rPr>
    </w:lvl>
    <w:lvl w:ilvl="1">
      <w:start w:val="1"/>
      <w:numFmt w:val="decimal"/>
      <w:isLgl/>
      <w:lvlText w:val="%1.%2"/>
      <w:lvlJc w:val="left"/>
      <w:pPr>
        <w:ind w:left="1163" w:hanging="443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13" w15:restartNumberingAfterBreak="0">
    <w:nsid w:val="34B41911"/>
    <w:multiLevelType w:val="multilevel"/>
    <w:tmpl w:val="552047D0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Calibri" w:hAnsi="Times New Roman" w:cs="Times New Roman"/>
        <w:b/>
        <w:bCs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38D15CE8"/>
    <w:multiLevelType w:val="multilevel"/>
    <w:tmpl w:val="5D529586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none"/>
      <w:lvlText w:val="10.1"/>
      <w:lvlJc w:val="left"/>
      <w:pPr>
        <w:ind w:left="15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0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4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5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44" w:hanging="1440"/>
      </w:pPr>
      <w:rPr>
        <w:rFonts w:hint="default"/>
      </w:rPr>
    </w:lvl>
  </w:abstractNum>
  <w:abstractNum w:abstractNumId="15" w15:restartNumberingAfterBreak="0">
    <w:nsid w:val="3D56507D"/>
    <w:multiLevelType w:val="hybridMultilevel"/>
    <w:tmpl w:val="0A6AE192"/>
    <w:lvl w:ilvl="0" w:tplc="928EFC10">
      <w:start w:val="1"/>
      <w:numFmt w:val="bullet"/>
      <w:lvlText w:val="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90011">
      <w:start w:val="1"/>
      <w:numFmt w:val="decimal"/>
      <w:lvlText w:val="%2)"/>
      <w:lvlJc w:val="left"/>
      <w:pPr>
        <w:tabs>
          <w:tab w:val="num" w:pos="2574"/>
        </w:tabs>
        <w:ind w:left="2574" w:hanging="360"/>
      </w:pPr>
      <w:rPr>
        <w:rFonts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16" w15:restartNumberingAfterBreak="0">
    <w:nsid w:val="446817D0"/>
    <w:multiLevelType w:val="hybridMultilevel"/>
    <w:tmpl w:val="80BE69BE"/>
    <w:lvl w:ilvl="0" w:tplc="928EFC10">
      <w:start w:val="1"/>
      <w:numFmt w:val="bullet"/>
      <w:lvlText w:val=""/>
      <w:lvlJc w:val="left"/>
      <w:pPr>
        <w:ind w:left="188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0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2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4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6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8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0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2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43" w:hanging="360"/>
      </w:pPr>
      <w:rPr>
        <w:rFonts w:ascii="Wingdings" w:hAnsi="Wingdings" w:hint="default"/>
      </w:rPr>
    </w:lvl>
  </w:abstractNum>
  <w:abstractNum w:abstractNumId="17" w15:restartNumberingAfterBreak="0">
    <w:nsid w:val="45995407"/>
    <w:multiLevelType w:val="hybridMultilevel"/>
    <w:tmpl w:val="BCB60908"/>
    <w:lvl w:ilvl="0" w:tplc="928EFC10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8" w15:restartNumberingAfterBreak="0">
    <w:nsid w:val="46C65660"/>
    <w:multiLevelType w:val="multilevel"/>
    <w:tmpl w:val="CEC631DE"/>
    <w:styleLink w:val="1"/>
    <w:lvl w:ilvl="0">
      <w:start w:val="2"/>
      <w:numFmt w:val="decimal"/>
      <w:lvlText w:val="%1."/>
      <w:lvlJc w:val="left"/>
      <w:pPr>
        <w:ind w:left="360" w:hanging="360"/>
      </w:pPr>
      <w:rPr>
        <w:rFonts w:ascii="Times New Roman" w:eastAsia="Calibri" w:hAnsi="Times New Roman" w:cs="Times New Roman"/>
        <w:b/>
        <w:bCs/>
      </w:rPr>
    </w:lvl>
    <w:lvl w:ilvl="1">
      <w:start w:val="1"/>
      <w:numFmt w:val="decimal"/>
      <w:isLgl/>
      <w:lvlText w:val="%1.%2."/>
      <w:lvlJc w:val="left"/>
      <w:pPr>
        <w:ind w:left="1273" w:hanging="56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48356281"/>
    <w:multiLevelType w:val="multilevel"/>
    <w:tmpl w:val="773E2766"/>
    <w:lvl w:ilvl="0">
      <w:start w:val="1"/>
      <w:numFmt w:val="bullet"/>
      <w:lvlText w:val="⎼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20" w15:restartNumberingAfterBreak="0">
    <w:nsid w:val="48356D8B"/>
    <w:multiLevelType w:val="multilevel"/>
    <w:tmpl w:val="38522AA4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9"/>
      <w:numFmt w:val="decimal"/>
      <w:lvlText w:val="%2."/>
      <w:lvlJc w:val="left"/>
      <w:pPr>
        <w:ind w:left="15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0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4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5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44" w:hanging="1440"/>
      </w:pPr>
      <w:rPr>
        <w:rFonts w:hint="default"/>
      </w:rPr>
    </w:lvl>
  </w:abstractNum>
  <w:abstractNum w:abstractNumId="21" w15:restartNumberingAfterBreak="0">
    <w:nsid w:val="4BEF54D3"/>
    <w:multiLevelType w:val="hybridMultilevel"/>
    <w:tmpl w:val="BC7EA202"/>
    <w:lvl w:ilvl="0" w:tplc="928EFC1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9B4EAD"/>
    <w:multiLevelType w:val="multilevel"/>
    <w:tmpl w:val="5FD26850"/>
    <w:lvl w:ilvl="0">
      <w:start w:val="1"/>
      <w:numFmt w:val="decimal"/>
      <w:lvlText w:val="%1."/>
      <w:lvlJc w:val="left"/>
      <w:pPr>
        <w:ind w:left="3905" w:hanging="360"/>
      </w:pPr>
      <w:rPr>
        <w:rFonts w:hint="default"/>
        <w:b/>
        <w:color w:val="000000" w:themeColor="text1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ascii="Times New Roman" w:hAnsi="Times New Roman" w:cs="Times New Roman" w:hint="default"/>
        <w:b w:val="0"/>
        <w:i w:val="0"/>
        <w:color w:val="000000" w:themeColor="text1"/>
        <w:sz w:val="24"/>
        <w:szCs w:val="24"/>
      </w:rPr>
    </w:lvl>
    <w:lvl w:ilvl="2">
      <w:start w:val="1"/>
      <w:numFmt w:val="decimal"/>
      <w:lvlText w:val="%1.%2.%3."/>
      <w:lvlJc w:val="left"/>
      <w:pPr>
        <w:ind w:left="14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50F922ED"/>
    <w:multiLevelType w:val="hybridMultilevel"/>
    <w:tmpl w:val="37CA8C06"/>
    <w:lvl w:ilvl="0" w:tplc="928EFC10">
      <w:start w:val="1"/>
      <w:numFmt w:val="bullet"/>
      <w:lvlText w:val="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90011">
      <w:start w:val="1"/>
      <w:numFmt w:val="decimal"/>
      <w:lvlText w:val="%2)"/>
      <w:lvlJc w:val="left"/>
      <w:pPr>
        <w:tabs>
          <w:tab w:val="num" w:pos="2574"/>
        </w:tabs>
        <w:ind w:left="2574" w:hanging="360"/>
      </w:pPr>
      <w:rPr>
        <w:rFonts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24" w15:restartNumberingAfterBreak="0">
    <w:nsid w:val="52EC5F7B"/>
    <w:multiLevelType w:val="hybridMultilevel"/>
    <w:tmpl w:val="93D251E6"/>
    <w:lvl w:ilvl="0" w:tplc="928EFC10">
      <w:start w:val="1"/>
      <w:numFmt w:val="bullet"/>
      <w:lvlText w:val=""/>
      <w:lvlJc w:val="left"/>
      <w:pPr>
        <w:ind w:left="219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9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56" w:hanging="360"/>
      </w:pPr>
      <w:rPr>
        <w:rFonts w:ascii="Wingdings" w:hAnsi="Wingdings" w:hint="default"/>
      </w:rPr>
    </w:lvl>
  </w:abstractNum>
  <w:abstractNum w:abstractNumId="25" w15:restartNumberingAfterBreak="0">
    <w:nsid w:val="57B2113F"/>
    <w:multiLevelType w:val="multilevel"/>
    <w:tmpl w:val="647AFC88"/>
    <w:lvl w:ilvl="0">
      <w:start w:val="1"/>
      <w:numFmt w:val="decimal"/>
      <w:lvlText w:val="1.%1."/>
      <w:lvlJc w:val="left"/>
      <w:pPr>
        <w:ind w:left="720" w:hanging="360"/>
      </w:pPr>
      <w:rPr>
        <w:rFonts w:hAnsi="Arial Unicode MS" w:hint="default"/>
        <w:b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5C881A01"/>
    <w:multiLevelType w:val="multilevel"/>
    <w:tmpl w:val="A0488D40"/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7" w15:restartNumberingAfterBreak="0">
    <w:nsid w:val="5E401774"/>
    <w:multiLevelType w:val="hybridMultilevel"/>
    <w:tmpl w:val="CD90AFF8"/>
    <w:lvl w:ilvl="0" w:tplc="928EFC10">
      <w:start w:val="1"/>
      <w:numFmt w:val="bullet"/>
      <w:lvlText w:val=""/>
      <w:lvlJc w:val="left"/>
      <w:pPr>
        <w:ind w:left="21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56" w:hanging="360"/>
      </w:pPr>
      <w:rPr>
        <w:rFonts w:ascii="Wingdings" w:hAnsi="Wingdings" w:hint="default"/>
      </w:rPr>
    </w:lvl>
  </w:abstractNum>
  <w:abstractNum w:abstractNumId="28" w15:restartNumberingAfterBreak="0">
    <w:nsid w:val="5F447DDF"/>
    <w:multiLevelType w:val="multilevel"/>
    <w:tmpl w:val="CEC631D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Calibri" w:hAnsi="Times New Roman" w:cs="Times New Roman"/>
        <w:b/>
        <w:bCs/>
      </w:rPr>
    </w:lvl>
    <w:lvl w:ilvl="1">
      <w:start w:val="1"/>
      <w:numFmt w:val="decimal"/>
      <w:isLgl/>
      <w:lvlText w:val="%1.%2."/>
      <w:lvlJc w:val="left"/>
      <w:pPr>
        <w:ind w:left="564" w:hanging="56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607A0023"/>
    <w:multiLevelType w:val="multilevel"/>
    <w:tmpl w:val="D394959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163" w:hanging="443"/>
      </w:pPr>
      <w:rPr>
        <w:rFonts w:ascii="Times New Roman" w:hAnsi="Times New Roman" w:cs="Times New Roman" w:hint="default"/>
        <w:b/>
      </w:rPr>
    </w:lvl>
    <w:lvl w:ilvl="2">
      <w:start w:val="1"/>
      <w:numFmt w:val="bullet"/>
      <w:lvlText w:val=""/>
      <w:lvlJc w:val="left"/>
      <w:pPr>
        <w:ind w:left="1440" w:hanging="720"/>
      </w:pPr>
      <w:rPr>
        <w:rFonts w:ascii="Symbol" w:hAnsi="Symbol"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30" w15:restartNumberingAfterBreak="0">
    <w:nsid w:val="60AA1C02"/>
    <w:multiLevelType w:val="hybridMultilevel"/>
    <w:tmpl w:val="4B88F84C"/>
    <w:lvl w:ilvl="0" w:tplc="928EFC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18E3FB4"/>
    <w:multiLevelType w:val="hybridMultilevel"/>
    <w:tmpl w:val="5DB0A5F8"/>
    <w:lvl w:ilvl="0" w:tplc="04090005">
      <w:start w:val="1"/>
      <w:numFmt w:val="bullet"/>
      <w:lvlText w:val=""/>
      <w:lvlJc w:val="left"/>
      <w:pPr>
        <w:tabs>
          <w:tab w:val="num" w:pos="1854"/>
        </w:tabs>
        <w:ind w:left="1854" w:hanging="360"/>
      </w:pPr>
      <w:rPr>
        <w:rFonts w:ascii="Wingdings" w:hAnsi="Wingdings" w:hint="default"/>
      </w:rPr>
    </w:lvl>
    <w:lvl w:ilvl="1" w:tplc="928EFC10">
      <w:start w:val="1"/>
      <w:numFmt w:val="bullet"/>
      <w:lvlText w:val=""/>
      <w:lvlJc w:val="left"/>
      <w:pPr>
        <w:tabs>
          <w:tab w:val="num" w:pos="2574"/>
        </w:tabs>
        <w:ind w:left="2574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2" w15:restartNumberingAfterBreak="0">
    <w:nsid w:val="62731C2D"/>
    <w:multiLevelType w:val="multilevel"/>
    <w:tmpl w:val="27B6B7E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163" w:hanging="443"/>
      </w:pPr>
      <w:rPr>
        <w:rFonts w:ascii="Times New Roman" w:hAnsi="Times New Roman" w:cs="Times New Roman" w:hint="default"/>
        <w:b/>
      </w:rPr>
    </w:lvl>
    <w:lvl w:ilvl="2">
      <w:start w:val="1"/>
      <w:numFmt w:val="bullet"/>
      <w:lvlText w:val=""/>
      <w:lvlJc w:val="left"/>
      <w:pPr>
        <w:ind w:left="1440" w:hanging="720"/>
      </w:pPr>
      <w:rPr>
        <w:rFonts w:ascii="Symbol" w:hAnsi="Symbol"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33" w15:restartNumberingAfterBreak="0">
    <w:nsid w:val="62BE5C0C"/>
    <w:multiLevelType w:val="multilevel"/>
    <w:tmpl w:val="41D0554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ascii="Times New Roman" w:eastAsia="Times New Roman" w:hAnsi="Times New Roman" w:cs="Times New Roman"/>
        <w:b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ascii="Times New Roman" w:eastAsia="Times New Roman" w:hAnsi="Times New Roman" w:cs="Times New Roman"/>
        <w:b/>
      </w:rPr>
    </w:lvl>
    <w:lvl w:ilvl="3">
      <w:start w:val="1"/>
      <w:numFmt w:val="bullet"/>
      <w:lvlText w:val=""/>
      <w:lvlJc w:val="left"/>
      <w:pPr>
        <w:ind w:left="2880" w:hanging="72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ascii="Times New Roman" w:eastAsia="Times New Roman" w:hAnsi="Times New Roman" w:cs="Times New Roman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ascii="Times New Roman" w:eastAsia="Times New Roman" w:hAnsi="Times New Roman" w:cs="Times New Roman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ascii="Times New Roman" w:eastAsia="Times New Roman" w:hAnsi="Times New Roman" w:cs="Times New Roman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ascii="Times New Roman" w:eastAsia="Times New Roman" w:hAnsi="Times New Roman" w:cs="Times New Roman"/>
      </w:rPr>
    </w:lvl>
  </w:abstractNum>
  <w:abstractNum w:abstractNumId="34" w15:restartNumberingAfterBreak="0">
    <w:nsid w:val="65647C26"/>
    <w:multiLevelType w:val="multilevel"/>
    <w:tmpl w:val="064A8236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0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4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5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44" w:hanging="1440"/>
      </w:pPr>
      <w:rPr>
        <w:rFonts w:hint="default"/>
      </w:rPr>
    </w:lvl>
  </w:abstractNum>
  <w:abstractNum w:abstractNumId="35" w15:restartNumberingAfterBreak="0">
    <w:nsid w:val="65C038CB"/>
    <w:multiLevelType w:val="hybridMultilevel"/>
    <w:tmpl w:val="EEBE84C8"/>
    <w:lvl w:ilvl="0" w:tplc="928EFC10">
      <w:start w:val="1"/>
      <w:numFmt w:val="bullet"/>
      <w:lvlText w:val=""/>
      <w:lvlJc w:val="left"/>
      <w:pPr>
        <w:ind w:left="21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56" w:hanging="360"/>
      </w:pPr>
      <w:rPr>
        <w:rFonts w:ascii="Wingdings" w:hAnsi="Wingdings" w:hint="default"/>
      </w:rPr>
    </w:lvl>
  </w:abstractNum>
  <w:abstractNum w:abstractNumId="36" w15:restartNumberingAfterBreak="0">
    <w:nsid w:val="68AC6D84"/>
    <w:multiLevelType w:val="multilevel"/>
    <w:tmpl w:val="6706D388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/>
      </w:rPr>
    </w:lvl>
    <w:lvl w:ilvl="1">
      <w:start w:val="1"/>
      <w:numFmt w:val="decimal"/>
      <w:lvlText w:val="%1.%2."/>
      <w:lvlJc w:val="left"/>
      <w:pPr>
        <w:ind w:left="564" w:hanging="564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37" w15:restartNumberingAfterBreak="0">
    <w:nsid w:val="6936043F"/>
    <w:multiLevelType w:val="hybridMultilevel"/>
    <w:tmpl w:val="2FAC2AC0"/>
    <w:lvl w:ilvl="0" w:tplc="928EFC10">
      <w:start w:val="1"/>
      <w:numFmt w:val="bullet"/>
      <w:lvlText w:val="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90011">
      <w:start w:val="1"/>
      <w:numFmt w:val="decimal"/>
      <w:lvlText w:val="%2)"/>
      <w:lvlJc w:val="left"/>
      <w:pPr>
        <w:tabs>
          <w:tab w:val="num" w:pos="2574"/>
        </w:tabs>
        <w:ind w:left="2574" w:hanging="360"/>
      </w:pPr>
      <w:rPr>
        <w:rFonts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8" w15:restartNumberingAfterBreak="0">
    <w:nsid w:val="69855F4F"/>
    <w:multiLevelType w:val="hybridMultilevel"/>
    <w:tmpl w:val="57C8E76A"/>
    <w:lvl w:ilvl="0" w:tplc="928EFC10">
      <w:start w:val="1"/>
      <w:numFmt w:val="bullet"/>
      <w:lvlText w:val="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9" w15:restartNumberingAfterBreak="0">
    <w:nsid w:val="6A946BAC"/>
    <w:multiLevelType w:val="multilevel"/>
    <w:tmpl w:val="08ACF546"/>
    <w:lvl w:ilvl="0">
      <w:start w:val="1"/>
      <w:numFmt w:val="decimal"/>
      <w:lvlText w:val="%1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eastAsia="Times New Roman"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eastAsia="Times New Roman" w:hint="default"/>
      </w:rPr>
    </w:lvl>
  </w:abstractNum>
  <w:abstractNum w:abstractNumId="40" w15:restartNumberingAfterBreak="0">
    <w:nsid w:val="6B531B30"/>
    <w:multiLevelType w:val="multilevel"/>
    <w:tmpl w:val="CEC631D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Calibri" w:hAnsi="Times New Roman" w:cs="Times New Roman"/>
        <w:b/>
        <w:bCs/>
      </w:rPr>
    </w:lvl>
    <w:lvl w:ilvl="1">
      <w:start w:val="1"/>
      <w:numFmt w:val="decimal"/>
      <w:isLgl/>
      <w:lvlText w:val="%1.%2."/>
      <w:lvlJc w:val="left"/>
      <w:pPr>
        <w:ind w:left="1273" w:hanging="56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1" w15:restartNumberingAfterBreak="0">
    <w:nsid w:val="6DB467A3"/>
    <w:multiLevelType w:val="multilevel"/>
    <w:tmpl w:val="41CA30E6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10.1"/>
      <w:lvlJc w:val="left"/>
      <w:pPr>
        <w:ind w:left="152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0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0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4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58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44" w:hanging="1440"/>
      </w:pPr>
      <w:rPr>
        <w:rFonts w:hint="default"/>
      </w:rPr>
    </w:lvl>
  </w:abstractNum>
  <w:abstractNum w:abstractNumId="42" w15:restartNumberingAfterBreak="0">
    <w:nsid w:val="71BA2E18"/>
    <w:multiLevelType w:val="multilevel"/>
    <w:tmpl w:val="F262236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75A86CDC"/>
    <w:multiLevelType w:val="multilevel"/>
    <w:tmpl w:val="92AC777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163" w:hanging="443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44" w15:restartNumberingAfterBreak="0">
    <w:nsid w:val="781C13F1"/>
    <w:multiLevelType w:val="multilevel"/>
    <w:tmpl w:val="E3D637A8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Calibri" w:hAnsi="Times New Roman" w:cs="Times New Roman"/>
        <w:b/>
        <w:bCs/>
      </w:r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5" w15:restartNumberingAfterBreak="0">
    <w:nsid w:val="79BE2ECD"/>
    <w:multiLevelType w:val="multilevel"/>
    <w:tmpl w:val="39AE2AE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163" w:hanging="443"/>
      </w:pPr>
      <w:rPr>
        <w:rFonts w:ascii="Times New Roman" w:hAnsi="Times New Roman" w:cs="Times New Roman" w:hint="default"/>
        <w:b/>
      </w:rPr>
    </w:lvl>
    <w:lvl w:ilvl="2">
      <w:start w:val="1"/>
      <w:numFmt w:val="bullet"/>
      <w:lvlText w:val=""/>
      <w:lvlJc w:val="left"/>
      <w:pPr>
        <w:ind w:left="1440" w:hanging="720"/>
      </w:pPr>
      <w:rPr>
        <w:rFonts w:ascii="Symbol" w:hAnsi="Symbol"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46" w15:restartNumberingAfterBreak="0">
    <w:nsid w:val="7B677F91"/>
    <w:multiLevelType w:val="multilevel"/>
    <w:tmpl w:val="81AC3A10"/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7" w15:restartNumberingAfterBreak="0">
    <w:nsid w:val="7BAF3A7E"/>
    <w:multiLevelType w:val="hybridMultilevel"/>
    <w:tmpl w:val="4F02696C"/>
    <w:lvl w:ilvl="0" w:tplc="928EFC10">
      <w:start w:val="1"/>
      <w:numFmt w:val="bullet"/>
      <w:lvlText w:val="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48" w15:restartNumberingAfterBreak="0">
    <w:nsid w:val="7DF627D2"/>
    <w:multiLevelType w:val="hybridMultilevel"/>
    <w:tmpl w:val="7DF627D2"/>
    <w:lvl w:ilvl="0" w:tplc="914C90B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64D6C63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FB42FD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C9A897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E0AA18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6E0C07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824E58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77E8B5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506751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9" w15:restartNumberingAfterBreak="0">
    <w:nsid w:val="7F9C66C0"/>
    <w:multiLevelType w:val="hybridMultilevel"/>
    <w:tmpl w:val="4780677E"/>
    <w:lvl w:ilvl="0" w:tplc="A8626A40">
      <w:numFmt w:val="bullet"/>
      <w:lvlText w:val="•"/>
      <w:lvlJc w:val="left"/>
      <w:pPr>
        <w:ind w:left="229" w:hanging="23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33333"/>
        <w:spacing w:val="0"/>
        <w:w w:val="66"/>
        <w:sz w:val="28"/>
        <w:szCs w:val="28"/>
        <w:lang w:val="ru-RU" w:eastAsia="en-US" w:bidi="ar-SA"/>
      </w:rPr>
    </w:lvl>
    <w:lvl w:ilvl="1" w:tplc="A07A05A6">
      <w:numFmt w:val="bullet"/>
      <w:lvlText w:val="•"/>
      <w:lvlJc w:val="left"/>
      <w:pPr>
        <w:ind w:left="720" w:hanging="50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33333"/>
        <w:spacing w:val="0"/>
        <w:w w:val="66"/>
        <w:sz w:val="28"/>
        <w:szCs w:val="28"/>
        <w:lang w:val="ru-RU" w:eastAsia="en-US" w:bidi="ar-SA"/>
      </w:rPr>
    </w:lvl>
    <w:lvl w:ilvl="2" w:tplc="EBA6C734">
      <w:numFmt w:val="bullet"/>
      <w:lvlText w:val="•"/>
      <w:lvlJc w:val="left"/>
      <w:pPr>
        <w:ind w:left="1680" w:hanging="500"/>
      </w:pPr>
      <w:rPr>
        <w:lang w:val="ru-RU" w:eastAsia="en-US" w:bidi="ar-SA"/>
      </w:rPr>
    </w:lvl>
    <w:lvl w:ilvl="3" w:tplc="89ECA69C">
      <w:numFmt w:val="bullet"/>
      <w:lvlText w:val="•"/>
      <w:lvlJc w:val="left"/>
      <w:pPr>
        <w:ind w:left="2640" w:hanging="500"/>
      </w:pPr>
      <w:rPr>
        <w:lang w:val="ru-RU" w:eastAsia="en-US" w:bidi="ar-SA"/>
      </w:rPr>
    </w:lvl>
    <w:lvl w:ilvl="4" w:tplc="500C6258">
      <w:numFmt w:val="bullet"/>
      <w:lvlText w:val="•"/>
      <w:lvlJc w:val="left"/>
      <w:pPr>
        <w:ind w:left="3600" w:hanging="500"/>
      </w:pPr>
      <w:rPr>
        <w:lang w:val="ru-RU" w:eastAsia="en-US" w:bidi="ar-SA"/>
      </w:rPr>
    </w:lvl>
    <w:lvl w:ilvl="5" w:tplc="209C5994">
      <w:numFmt w:val="bullet"/>
      <w:lvlText w:val="•"/>
      <w:lvlJc w:val="left"/>
      <w:pPr>
        <w:ind w:left="4560" w:hanging="500"/>
      </w:pPr>
      <w:rPr>
        <w:lang w:val="ru-RU" w:eastAsia="en-US" w:bidi="ar-SA"/>
      </w:rPr>
    </w:lvl>
    <w:lvl w:ilvl="6" w:tplc="0A2444E2">
      <w:numFmt w:val="bullet"/>
      <w:lvlText w:val="•"/>
      <w:lvlJc w:val="left"/>
      <w:pPr>
        <w:ind w:left="5520" w:hanging="500"/>
      </w:pPr>
      <w:rPr>
        <w:lang w:val="ru-RU" w:eastAsia="en-US" w:bidi="ar-SA"/>
      </w:rPr>
    </w:lvl>
    <w:lvl w:ilvl="7" w:tplc="FADA0152">
      <w:numFmt w:val="bullet"/>
      <w:lvlText w:val="•"/>
      <w:lvlJc w:val="left"/>
      <w:pPr>
        <w:ind w:left="6480" w:hanging="500"/>
      </w:pPr>
      <w:rPr>
        <w:lang w:val="ru-RU" w:eastAsia="en-US" w:bidi="ar-SA"/>
      </w:rPr>
    </w:lvl>
    <w:lvl w:ilvl="8" w:tplc="14E4EED6">
      <w:numFmt w:val="bullet"/>
      <w:lvlText w:val="•"/>
      <w:lvlJc w:val="left"/>
      <w:pPr>
        <w:ind w:left="7440" w:hanging="500"/>
      </w:pPr>
      <w:rPr>
        <w:lang w:val="ru-RU" w:eastAsia="en-US" w:bidi="ar-SA"/>
      </w:rPr>
    </w:lvl>
  </w:abstractNum>
  <w:num w:numId="1" w16cid:durableId="1167749670">
    <w:abstractNumId w:val="22"/>
  </w:num>
  <w:num w:numId="2" w16cid:durableId="1376350202">
    <w:abstractNumId w:val="28"/>
  </w:num>
  <w:num w:numId="3" w16cid:durableId="2005938976">
    <w:abstractNumId w:val="26"/>
  </w:num>
  <w:num w:numId="4" w16cid:durableId="1573659059">
    <w:abstractNumId w:val="46"/>
  </w:num>
  <w:num w:numId="5" w16cid:durableId="1765101809">
    <w:abstractNumId w:val="0"/>
  </w:num>
  <w:num w:numId="6" w16cid:durableId="856426405">
    <w:abstractNumId w:val="19"/>
  </w:num>
  <w:num w:numId="7" w16cid:durableId="1049455776">
    <w:abstractNumId w:val="33"/>
  </w:num>
  <w:num w:numId="8" w16cid:durableId="704790816">
    <w:abstractNumId w:val="31"/>
  </w:num>
  <w:num w:numId="9" w16cid:durableId="668025065">
    <w:abstractNumId w:val="25"/>
  </w:num>
  <w:num w:numId="10" w16cid:durableId="926303433">
    <w:abstractNumId w:val="6"/>
  </w:num>
  <w:num w:numId="11" w16cid:durableId="661129684">
    <w:abstractNumId w:val="43"/>
  </w:num>
  <w:num w:numId="12" w16cid:durableId="477765767">
    <w:abstractNumId w:val="17"/>
  </w:num>
  <w:num w:numId="13" w16cid:durableId="35545608">
    <w:abstractNumId w:val="37"/>
  </w:num>
  <w:num w:numId="14" w16cid:durableId="151215994">
    <w:abstractNumId w:val="47"/>
  </w:num>
  <w:num w:numId="15" w16cid:durableId="362175458">
    <w:abstractNumId w:val="38"/>
  </w:num>
  <w:num w:numId="16" w16cid:durableId="1355107316">
    <w:abstractNumId w:val="29"/>
  </w:num>
  <w:num w:numId="17" w16cid:durableId="807864889">
    <w:abstractNumId w:val="34"/>
  </w:num>
  <w:num w:numId="18" w16cid:durableId="1655061518">
    <w:abstractNumId w:val="21"/>
  </w:num>
  <w:num w:numId="19" w16cid:durableId="419447508">
    <w:abstractNumId w:val="45"/>
  </w:num>
  <w:num w:numId="20" w16cid:durableId="481194296">
    <w:abstractNumId w:val="15"/>
  </w:num>
  <w:num w:numId="21" w16cid:durableId="1806854258">
    <w:abstractNumId w:val="23"/>
  </w:num>
  <w:num w:numId="22" w16cid:durableId="1280379871">
    <w:abstractNumId w:val="30"/>
  </w:num>
  <w:num w:numId="23" w16cid:durableId="704521227">
    <w:abstractNumId w:val="32"/>
  </w:num>
  <w:num w:numId="24" w16cid:durableId="18970671">
    <w:abstractNumId w:val="7"/>
  </w:num>
  <w:num w:numId="25" w16cid:durableId="247738340">
    <w:abstractNumId w:val="12"/>
  </w:num>
  <w:num w:numId="26" w16cid:durableId="1030380118">
    <w:abstractNumId w:val="20"/>
  </w:num>
  <w:num w:numId="27" w16cid:durableId="1135223951">
    <w:abstractNumId w:val="20"/>
    <w:lvlOverride w:ilvl="0">
      <w:lvl w:ilvl="0">
        <w:start w:val="9"/>
        <w:numFmt w:val="decimal"/>
        <w:lvlText w:val="%1"/>
        <w:lvlJc w:val="left"/>
        <w:pPr>
          <w:ind w:left="360" w:firstLine="377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523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3046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4209" w:hanging="7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5732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6895" w:hanging="10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8418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9581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0744" w:hanging="1440"/>
        </w:pPr>
        <w:rPr>
          <w:rFonts w:hint="default"/>
        </w:rPr>
      </w:lvl>
    </w:lvlOverride>
  </w:num>
  <w:num w:numId="28" w16cid:durableId="83035651">
    <w:abstractNumId w:val="27"/>
  </w:num>
  <w:num w:numId="29" w16cid:durableId="1317026855">
    <w:abstractNumId w:val="35"/>
  </w:num>
  <w:num w:numId="30" w16cid:durableId="1075588112">
    <w:abstractNumId w:val="3"/>
  </w:num>
  <w:num w:numId="31" w16cid:durableId="1075082285">
    <w:abstractNumId w:val="16"/>
  </w:num>
  <w:num w:numId="32" w16cid:durableId="547497743">
    <w:abstractNumId w:val="4"/>
  </w:num>
  <w:num w:numId="33" w16cid:durableId="1530680825">
    <w:abstractNumId w:val="48"/>
  </w:num>
  <w:num w:numId="34" w16cid:durableId="220211943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712194324">
    <w:abstractNumId w:val="49"/>
  </w:num>
  <w:num w:numId="36" w16cid:durableId="1343899733">
    <w:abstractNumId w:val="13"/>
  </w:num>
  <w:num w:numId="37" w16cid:durableId="974481033">
    <w:abstractNumId w:val="44"/>
  </w:num>
  <w:num w:numId="38" w16cid:durableId="866287485">
    <w:abstractNumId w:val="41"/>
  </w:num>
  <w:num w:numId="39" w16cid:durableId="1376857332">
    <w:abstractNumId w:val="14"/>
  </w:num>
  <w:num w:numId="40" w16cid:durableId="1493637824">
    <w:abstractNumId w:val="36"/>
  </w:num>
  <w:num w:numId="41" w16cid:durableId="1610241380">
    <w:abstractNumId w:val="42"/>
  </w:num>
  <w:num w:numId="42" w16cid:durableId="1774090191">
    <w:abstractNumId w:val="40"/>
  </w:num>
  <w:num w:numId="43" w16cid:durableId="900139062">
    <w:abstractNumId w:val="18"/>
  </w:num>
  <w:num w:numId="44" w16cid:durableId="1327126885">
    <w:abstractNumId w:val="1"/>
  </w:num>
  <w:num w:numId="45" w16cid:durableId="2002200555">
    <w:abstractNumId w:val="5"/>
  </w:num>
  <w:num w:numId="46" w16cid:durableId="258637695">
    <w:abstractNumId w:val="39"/>
  </w:num>
  <w:num w:numId="47" w16cid:durableId="1364984289">
    <w:abstractNumId w:val="24"/>
  </w:num>
  <w:num w:numId="48" w16cid:durableId="188613282">
    <w:abstractNumId w:val="43"/>
    <w:lvlOverride w:ilvl="0">
      <w:lvl w:ilvl="0">
        <w:start w:val="1"/>
        <w:numFmt w:val="decimal"/>
        <w:lvlText w:val="%1."/>
        <w:lvlJc w:val="left"/>
        <w:pPr>
          <w:ind w:left="1080" w:hanging="360"/>
        </w:pPr>
        <w:rPr>
          <w:rFonts w:hint="default"/>
          <w:b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1163" w:hanging="29"/>
        </w:pPr>
        <w:rPr>
          <w:rFonts w:ascii="Times New Roman" w:hAnsi="Times New Roman" w:cs="Times New Roman" w:hint="default"/>
          <w:b/>
        </w:rPr>
      </w:lvl>
    </w:lvlOverride>
    <w:lvlOverride w:ilvl="2">
      <w:lvl w:ilvl="2">
        <w:start w:val="1"/>
        <w:numFmt w:val="decimal"/>
        <w:isLgl/>
        <w:lvlText w:val="%1.%2.%3"/>
        <w:lvlJc w:val="left"/>
        <w:pPr>
          <w:ind w:left="1440" w:hanging="720"/>
        </w:pPr>
        <w:rPr>
          <w:rFonts w:hint="default"/>
          <w:b/>
        </w:rPr>
      </w:lvl>
    </w:lvlOverride>
    <w:lvlOverride w:ilvl="3">
      <w:lvl w:ilvl="3">
        <w:start w:val="1"/>
        <w:numFmt w:val="decimal"/>
        <w:isLgl/>
        <w:lvlText w:val="%1.%2.%3.%4"/>
        <w:lvlJc w:val="left"/>
        <w:pPr>
          <w:ind w:left="1440" w:hanging="720"/>
        </w:pPr>
        <w:rPr>
          <w:rFonts w:hint="default"/>
          <w:b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1800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1800" w:hanging="108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2160" w:hanging="144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2160" w:hanging="144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2160" w:hanging="1440"/>
        </w:pPr>
        <w:rPr>
          <w:rFonts w:hint="default"/>
        </w:rPr>
      </w:lvl>
    </w:lvlOverride>
  </w:num>
  <w:num w:numId="49" w16cid:durableId="2098549440">
    <w:abstractNumId w:val="9"/>
  </w:num>
  <w:num w:numId="50" w16cid:durableId="504170670">
    <w:abstractNumId w:val="8"/>
  </w:num>
  <w:num w:numId="51" w16cid:durableId="822311111">
    <w:abstractNumId w:val="20"/>
    <w:lvlOverride w:ilvl="0">
      <w:lvl w:ilvl="0">
        <w:start w:val="9"/>
        <w:numFmt w:val="decimal"/>
        <w:lvlText w:val="%1"/>
        <w:lvlJc w:val="left"/>
        <w:pPr>
          <w:ind w:left="360" w:firstLine="491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523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3046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4209" w:hanging="72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5732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6895" w:hanging="108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8418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9581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0744" w:hanging="1440"/>
        </w:pPr>
        <w:rPr>
          <w:rFonts w:hint="default"/>
        </w:rPr>
      </w:lvl>
    </w:lvlOverride>
  </w:num>
  <w:num w:numId="52" w16cid:durableId="1513227456">
    <w:abstractNumId w:val="10"/>
  </w:num>
  <w:num w:numId="53" w16cid:durableId="234248135">
    <w:abstractNumId w:val="2"/>
  </w:num>
  <w:numIdMacAtCleanup w:val="3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ikhail Kashkin">
    <w15:presenceInfo w15:providerId="Windows Live" w15:userId="736d1bdff5cdfd7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trackRevisions/>
  <w:defaultTabStop w:val="706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EyMDc3NTSyNDGztDRX0lEKTi0uzszPAykwqgUAE2EtpiwAAAA="/>
  </w:docVars>
  <w:rsids>
    <w:rsidRoot w:val="00D611ED"/>
    <w:rsid w:val="000019C8"/>
    <w:rsid w:val="00002997"/>
    <w:rsid w:val="000040BC"/>
    <w:rsid w:val="000069B8"/>
    <w:rsid w:val="000072D5"/>
    <w:rsid w:val="00007A79"/>
    <w:rsid w:val="000162EA"/>
    <w:rsid w:val="0001669C"/>
    <w:rsid w:val="00017B7E"/>
    <w:rsid w:val="00020599"/>
    <w:rsid w:val="000209AE"/>
    <w:rsid w:val="00020C7F"/>
    <w:rsid w:val="00024292"/>
    <w:rsid w:val="00026D2F"/>
    <w:rsid w:val="00026DF6"/>
    <w:rsid w:val="0002757D"/>
    <w:rsid w:val="000323B3"/>
    <w:rsid w:val="000332F1"/>
    <w:rsid w:val="0003609C"/>
    <w:rsid w:val="000379A4"/>
    <w:rsid w:val="00037C86"/>
    <w:rsid w:val="00037D65"/>
    <w:rsid w:val="00040C4B"/>
    <w:rsid w:val="000424BA"/>
    <w:rsid w:val="00042AB9"/>
    <w:rsid w:val="0004310A"/>
    <w:rsid w:val="000444B5"/>
    <w:rsid w:val="00045122"/>
    <w:rsid w:val="000473F9"/>
    <w:rsid w:val="00051BFD"/>
    <w:rsid w:val="000521A0"/>
    <w:rsid w:val="0006121B"/>
    <w:rsid w:val="00061704"/>
    <w:rsid w:val="0006256C"/>
    <w:rsid w:val="00063A83"/>
    <w:rsid w:val="00063C4B"/>
    <w:rsid w:val="000658DF"/>
    <w:rsid w:val="00066EC1"/>
    <w:rsid w:val="000716F6"/>
    <w:rsid w:val="00071F2E"/>
    <w:rsid w:val="00072879"/>
    <w:rsid w:val="00073A8D"/>
    <w:rsid w:val="00073BF6"/>
    <w:rsid w:val="00074511"/>
    <w:rsid w:val="0007492C"/>
    <w:rsid w:val="000761E9"/>
    <w:rsid w:val="0007621A"/>
    <w:rsid w:val="0007638A"/>
    <w:rsid w:val="00077357"/>
    <w:rsid w:val="00077C3B"/>
    <w:rsid w:val="0008136B"/>
    <w:rsid w:val="00082EE3"/>
    <w:rsid w:val="00084585"/>
    <w:rsid w:val="00084AFE"/>
    <w:rsid w:val="00086476"/>
    <w:rsid w:val="00094E90"/>
    <w:rsid w:val="00095083"/>
    <w:rsid w:val="00095F93"/>
    <w:rsid w:val="00097B75"/>
    <w:rsid w:val="000A0E97"/>
    <w:rsid w:val="000A4A97"/>
    <w:rsid w:val="000A4F7A"/>
    <w:rsid w:val="000A7267"/>
    <w:rsid w:val="000A7EF0"/>
    <w:rsid w:val="000B1ADF"/>
    <w:rsid w:val="000B7C3B"/>
    <w:rsid w:val="000C0F29"/>
    <w:rsid w:val="000C19E4"/>
    <w:rsid w:val="000C3911"/>
    <w:rsid w:val="000C5067"/>
    <w:rsid w:val="000D2573"/>
    <w:rsid w:val="000D300C"/>
    <w:rsid w:val="000D32AA"/>
    <w:rsid w:val="000D36AB"/>
    <w:rsid w:val="000D3C85"/>
    <w:rsid w:val="000D3D85"/>
    <w:rsid w:val="000D4594"/>
    <w:rsid w:val="000D60E0"/>
    <w:rsid w:val="000E07B7"/>
    <w:rsid w:val="000E559F"/>
    <w:rsid w:val="000E5AA4"/>
    <w:rsid w:val="000E7B4A"/>
    <w:rsid w:val="000F0B55"/>
    <w:rsid w:val="000F355D"/>
    <w:rsid w:val="000F42E8"/>
    <w:rsid w:val="000F44AB"/>
    <w:rsid w:val="000F543A"/>
    <w:rsid w:val="000F6240"/>
    <w:rsid w:val="000F68BB"/>
    <w:rsid w:val="00101AE9"/>
    <w:rsid w:val="00103BAA"/>
    <w:rsid w:val="001042C0"/>
    <w:rsid w:val="00104305"/>
    <w:rsid w:val="00104FCD"/>
    <w:rsid w:val="00105713"/>
    <w:rsid w:val="001069D2"/>
    <w:rsid w:val="001103D8"/>
    <w:rsid w:val="001110B6"/>
    <w:rsid w:val="001119A2"/>
    <w:rsid w:val="001138D0"/>
    <w:rsid w:val="0011412F"/>
    <w:rsid w:val="0011668A"/>
    <w:rsid w:val="00117F9B"/>
    <w:rsid w:val="0012121B"/>
    <w:rsid w:val="00124A8B"/>
    <w:rsid w:val="0012686A"/>
    <w:rsid w:val="0012695A"/>
    <w:rsid w:val="0012725D"/>
    <w:rsid w:val="00127F46"/>
    <w:rsid w:val="00130D65"/>
    <w:rsid w:val="001327BC"/>
    <w:rsid w:val="00132813"/>
    <w:rsid w:val="00141C78"/>
    <w:rsid w:val="00142D72"/>
    <w:rsid w:val="00143028"/>
    <w:rsid w:val="00143214"/>
    <w:rsid w:val="00145C6E"/>
    <w:rsid w:val="00147D92"/>
    <w:rsid w:val="00152ACA"/>
    <w:rsid w:val="001548F4"/>
    <w:rsid w:val="00154B8C"/>
    <w:rsid w:val="00154EBD"/>
    <w:rsid w:val="00156CA1"/>
    <w:rsid w:val="0016237C"/>
    <w:rsid w:val="00163277"/>
    <w:rsid w:val="00163719"/>
    <w:rsid w:val="001643A0"/>
    <w:rsid w:val="0017035D"/>
    <w:rsid w:val="00170EA4"/>
    <w:rsid w:val="00171A21"/>
    <w:rsid w:val="0017463B"/>
    <w:rsid w:val="00176AE1"/>
    <w:rsid w:val="001775E0"/>
    <w:rsid w:val="00180576"/>
    <w:rsid w:val="0018280E"/>
    <w:rsid w:val="00182988"/>
    <w:rsid w:val="00185778"/>
    <w:rsid w:val="00185E96"/>
    <w:rsid w:val="00186565"/>
    <w:rsid w:val="00186A39"/>
    <w:rsid w:val="00187D25"/>
    <w:rsid w:val="00190033"/>
    <w:rsid w:val="001932FC"/>
    <w:rsid w:val="00194A36"/>
    <w:rsid w:val="00196EE4"/>
    <w:rsid w:val="00197AEF"/>
    <w:rsid w:val="001A110E"/>
    <w:rsid w:val="001A1965"/>
    <w:rsid w:val="001A46D2"/>
    <w:rsid w:val="001B06DF"/>
    <w:rsid w:val="001B08DB"/>
    <w:rsid w:val="001B1037"/>
    <w:rsid w:val="001B19E4"/>
    <w:rsid w:val="001B2FDB"/>
    <w:rsid w:val="001B4161"/>
    <w:rsid w:val="001B4A49"/>
    <w:rsid w:val="001B6D5D"/>
    <w:rsid w:val="001B77AD"/>
    <w:rsid w:val="001C14DA"/>
    <w:rsid w:val="001C2EF5"/>
    <w:rsid w:val="001C3A9C"/>
    <w:rsid w:val="001C76DA"/>
    <w:rsid w:val="001C783D"/>
    <w:rsid w:val="001D2EE3"/>
    <w:rsid w:val="001D440B"/>
    <w:rsid w:val="001D61C4"/>
    <w:rsid w:val="001D7836"/>
    <w:rsid w:val="001E0A2D"/>
    <w:rsid w:val="001E0D39"/>
    <w:rsid w:val="001E1016"/>
    <w:rsid w:val="001E5323"/>
    <w:rsid w:val="001E6295"/>
    <w:rsid w:val="001E6BF9"/>
    <w:rsid w:val="001E77B4"/>
    <w:rsid w:val="001E7F16"/>
    <w:rsid w:val="001F34C0"/>
    <w:rsid w:val="001F43EC"/>
    <w:rsid w:val="001F4CD8"/>
    <w:rsid w:val="001F556B"/>
    <w:rsid w:val="00201CD5"/>
    <w:rsid w:val="00201E40"/>
    <w:rsid w:val="00205BD6"/>
    <w:rsid w:val="00206A05"/>
    <w:rsid w:val="00207A02"/>
    <w:rsid w:val="00212EEB"/>
    <w:rsid w:val="002131AF"/>
    <w:rsid w:val="002138C0"/>
    <w:rsid w:val="002153CC"/>
    <w:rsid w:val="00216F44"/>
    <w:rsid w:val="002215B7"/>
    <w:rsid w:val="002234B8"/>
    <w:rsid w:val="00223D1C"/>
    <w:rsid w:val="00224030"/>
    <w:rsid w:val="0022574F"/>
    <w:rsid w:val="002260A9"/>
    <w:rsid w:val="002270D8"/>
    <w:rsid w:val="00233800"/>
    <w:rsid w:val="002348AD"/>
    <w:rsid w:val="00237819"/>
    <w:rsid w:val="002403EF"/>
    <w:rsid w:val="00240B77"/>
    <w:rsid w:val="00240F06"/>
    <w:rsid w:val="002433D7"/>
    <w:rsid w:val="00244581"/>
    <w:rsid w:val="00244644"/>
    <w:rsid w:val="00244F78"/>
    <w:rsid w:val="00244FB7"/>
    <w:rsid w:val="002454A0"/>
    <w:rsid w:val="0024639B"/>
    <w:rsid w:val="00247B4C"/>
    <w:rsid w:val="00247E4B"/>
    <w:rsid w:val="002527DF"/>
    <w:rsid w:val="00253872"/>
    <w:rsid w:val="002548C3"/>
    <w:rsid w:val="00255FFC"/>
    <w:rsid w:val="00262631"/>
    <w:rsid w:val="0026330F"/>
    <w:rsid w:val="00270D5F"/>
    <w:rsid w:val="0027291E"/>
    <w:rsid w:val="0027357F"/>
    <w:rsid w:val="00274012"/>
    <w:rsid w:val="00276491"/>
    <w:rsid w:val="00276A18"/>
    <w:rsid w:val="002778A4"/>
    <w:rsid w:val="0028008A"/>
    <w:rsid w:val="002834F6"/>
    <w:rsid w:val="00283F3A"/>
    <w:rsid w:val="00286DE9"/>
    <w:rsid w:val="00287526"/>
    <w:rsid w:val="0029114F"/>
    <w:rsid w:val="002917A2"/>
    <w:rsid w:val="00294787"/>
    <w:rsid w:val="00295216"/>
    <w:rsid w:val="002962F6"/>
    <w:rsid w:val="002A1903"/>
    <w:rsid w:val="002A1CB9"/>
    <w:rsid w:val="002A3140"/>
    <w:rsid w:val="002A40CA"/>
    <w:rsid w:val="002A571A"/>
    <w:rsid w:val="002A57D4"/>
    <w:rsid w:val="002A6482"/>
    <w:rsid w:val="002B068A"/>
    <w:rsid w:val="002B3B02"/>
    <w:rsid w:val="002B3B99"/>
    <w:rsid w:val="002B5A1A"/>
    <w:rsid w:val="002B68D2"/>
    <w:rsid w:val="002C2A63"/>
    <w:rsid w:val="002C309C"/>
    <w:rsid w:val="002C327C"/>
    <w:rsid w:val="002C5FB9"/>
    <w:rsid w:val="002D0433"/>
    <w:rsid w:val="002D495F"/>
    <w:rsid w:val="002D6FC0"/>
    <w:rsid w:val="002D771D"/>
    <w:rsid w:val="002E053A"/>
    <w:rsid w:val="002E261F"/>
    <w:rsid w:val="002E2A48"/>
    <w:rsid w:val="002E6FA9"/>
    <w:rsid w:val="002F1D23"/>
    <w:rsid w:val="002F31B3"/>
    <w:rsid w:val="002F3935"/>
    <w:rsid w:val="002F58C6"/>
    <w:rsid w:val="00302971"/>
    <w:rsid w:val="003029BD"/>
    <w:rsid w:val="003043AD"/>
    <w:rsid w:val="00304771"/>
    <w:rsid w:val="00305125"/>
    <w:rsid w:val="00306429"/>
    <w:rsid w:val="00307A23"/>
    <w:rsid w:val="0031482C"/>
    <w:rsid w:val="00314AA1"/>
    <w:rsid w:val="00316219"/>
    <w:rsid w:val="00317A94"/>
    <w:rsid w:val="0032035A"/>
    <w:rsid w:val="003206B8"/>
    <w:rsid w:val="003213F7"/>
    <w:rsid w:val="0032328F"/>
    <w:rsid w:val="00324C4C"/>
    <w:rsid w:val="003274C1"/>
    <w:rsid w:val="00330DD0"/>
    <w:rsid w:val="00331AA7"/>
    <w:rsid w:val="0033641A"/>
    <w:rsid w:val="00341E40"/>
    <w:rsid w:val="0034310E"/>
    <w:rsid w:val="003456A0"/>
    <w:rsid w:val="00345B68"/>
    <w:rsid w:val="00354065"/>
    <w:rsid w:val="00355811"/>
    <w:rsid w:val="0035765E"/>
    <w:rsid w:val="003604FC"/>
    <w:rsid w:val="00362B3B"/>
    <w:rsid w:val="003644DA"/>
    <w:rsid w:val="00365D56"/>
    <w:rsid w:val="00365FB7"/>
    <w:rsid w:val="00366C79"/>
    <w:rsid w:val="0037039C"/>
    <w:rsid w:val="0037148E"/>
    <w:rsid w:val="003721AA"/>
    <w:rsid w:val="00376024"/>
    <w:rsid w:val="003764C0"/>
    <w:rsid w:val="0037785E"/>
    <w:rsid w:val="00380D05"/>
    <w:rsid w:val="003832B8"/>
    <w:rsid w:val="00383A6B"/>
    <w:rsid w:val="00387F32"/>
    <w:rsid w:val="00387F63"/>
    <w:rsid w:val="00390CA7"/>
    <w:rsid w:val="00392F05"/>
    <w:rsid w:val="00393780"/>
    <w:rsid w:val="003947AC"/>
    <w:rsid w:val="003952A1"/>
    <w:rsid w:val="00395E5B"/>
    <w:rsid w:val="00396CB0"/>
    <w:rsid w:val="003A0181"/>
    <w:rsid w:val="003A3569"/>
    <w:rsid w:val="003A40E9"/>
    <w:rsid w:val="003A5280"/>
    <w:rsid w:val="003A67BF"/>
    <w:rsid w:val="003A71A1"/>
    <w:rsid w:val="003B09B8"/>
    <w:rsid w:val="003B0AE5"/>
    <w:rsid w:val="003B16C2"/>
    <w:rsid w:val="003B3726"/>
    <w:rsid w:val="003B40D6"/>
    <w:rsid w:val="003B6AB9"/>
    <w:rsid w:val="003C2F88"/>
    <w:rsid w:val="003C3398"/>
    <w:rsid w:val="003C398C"/>
    <w:rsid w:val="003C608C"/>
    <w:rsid w:val="003C785B"/>
    <w:rsid w:val="003D192A"/>
    <w:rsid w:val="003D56FA"/>
    <w:rsid w:val="003D7CBC"/>
    <w:rsid w:val="003E3134"/>
    <w:rsid w:val="003E48B0"/>
    <w:rsid w:val="003E6EC9"/>
    <w:rsid w:val="003E763E"/>
    <w:rsid w:val="003E7889"/>
    <w:rsid w:val="003E7B35"/>
    <w:rsid w:val="003F0A1C"/>
    <w:rsid w:val="003F28D6"/>
    <w:rsid w:val="003F438A"/>
    <w:rsid w:val="003F55AF"/>
    <w:rsid w:val="00402A43"/>
    <w:rsid w:val="00402CA7"/>
    <w:rsid w:val="00404CF3"/>
    <w:rsid w:val="00405020"/>
    <w:rsid w:val="00405EEA"/>
    <w:rsid w:val="00405F18"/>
    <w:rsid w:val="00406F9F"/>
    <w:rsid w:val="00413FCD"/>
    <w:rsid w:val="00414B7E"/>
    <w:rsid w:val="0042026E"/>
    <w:rsid w:val="00422B6E"/>
    <w:rsid w:val="004248BF"/>
    <w:rsid w:val="0042500C"/>
    <w:rsid w:val="0042524D"/>
    <w:rsid w:val="004253FB"/>
    <w:rsid w:val="00425FAE"/>
    <w:rsid w:val="00426EFF"/>
    <w:rsid w:val="00430330"/>
    <w:rsid w:val="004315F5"/>
    <w:rsid w:val="00431901"/>
    <w:rsid w:val="004335F8"/>
    <w:rsid w:val="004366E0"/>
    <w:rsid w:val="00436A59"/>
    <w:rsid w:val="00441DC0"/>
    <w:rsid w:val="00442BF8"/>
    <w:rsid w:val="00444533"/>
    <w:rsid w:val="00445C52"/>
    <w:rsid w:val="00446AC5"/>
    <w:rsid w:val="00446E9C"/>
    <w:rsid w:val="00453D4F"/>
    <w:rsid w:val="00454838"/>
    <w:rsid w:val="00456F72"/>
    <w:rsid w:val="0046023D"/>
    <w:rsid w:val="004605AC"/>
    <w:rsid w:val="00462A85"/>
    <w:rsid w:val="00462D88"/>
    <w:rsid w:val="00463FCC"/>
    <w:rsid w:val="004642A3"/>
    <w:rsid w:val="00465539"/>
    <w:rsid w:val="00470A9F"/>
    <w:rsid w:val="00472AF0"/>
    <w:rsid w:val="004748EB"/>
    <w:rsid w:val="00475369"/>
    <w:rsid w:val="0047672D"/>
    <w:rsid w:val="004813B2"/>
    <w:rsid w:val="00481FC9"/>
    <w:rsid w:val="004831C1"/>
    <w:rsid w:val="00485073"/>
    <w:rsid w:val="00495604"/>
    <w:rsid w:val="0049625A"/>
    <w:rsid w:val="00496AE5"/>
    <w:rsid w:val="00496D74"/>
    <w:rsid w:val="00496EC6"/>
    <w:rsid w:val="004A065E"/>
    <w:rsid w:val="004A0897"/>
    <w:rsid w:val="004A0D52"/>
    <w:rsid w:val="004A1B0E"/>
    <w:rsid w:val="004A1C7E"/>
    <w:rsid w:val="004A46BE"/>
    <w:rsid w:val="004A5CEA"/>
    <w:rsid w:val="004B03D5"/>
    <w:rsid w:val="004B1E1A"/>
    <w:rsid w:val="004B2197"/>
    <w:rsid w:val="004B279B"/>
    <w:rsid w:val="004B320F"/>
    <w:rsid w:val="004B423E"/>
    <w:rsid w:val="004B6025"/>
    <w:rsid w:val="004B7C49"/>
    <w:rsid w:val="004C0219"/>
    <w:rsid w:val="004C0F4D"/>
    <w:rsid w:val="004C3662"/>
    <w:rsid w:val="004C4414"/>
    <w:rsid w:val="004C5C0C"/>
    <w:rsid w:val="004C63C1"/>
    <w:rsid w:val="004D0671"/>
    <w:rsid w:val="004D1EF4"/>
    <w:rsid w:val="004D24AB"/>
    <w:rsid w:val="004D263C"/>
    <w:rsid w:val="004D3AAA"/>
    <w:rsid w:val="004D453E"/>
    <w:rsid w:val="004D4627"/>
    <w:rsid w:val="004D5645"/>
    <w:rsid w:val="004D62B6"/>
    <w:rsid w:val="004E1440"/>
    <w:rsid w:val="004E3293"/>
    <w:rsid w:val="004E3761"/>
    <w:rsid w:val="004E513B"/>
    <w:rsid w:val="004E5209"/>
    <w:rsid w:val="004E7D1F"/>
    <w:rsid w:val="004F1791"/>
    <w:rsid w:val="004F2FD2"/>
    <w:rsid w:val="00500A3A"/>
    <w:rsid w:val="00501ADC"/>
    <w:rsid w:val="00503359"/>
    <w:rsid w:val="0050351A"/>
    <w:rsid w:val="0050657B"/>
    <w:rsid w:val="00506FCC"/>
    <w:rsid w:val="00507928"/>
    <w:rsid w:val="005121E1"/>
    <w:rsid w:val="00516BD3"/>
    <w:rsid w:val="00517B11"/>
    <w:rsid w:val="00517DD1"/>
    <w:rsid w:val="005201F9"/>
    <w:rsid w:val="00520838"/>
    <w:rsid w:val="005208F2"/>
    <w:rsid w:val="00525105"/>
    <w:rsid w:val="005254C7"/>
    <w:rsid w:val="00526166"/>
    <w:rsid w:val="00526E33"/>
    <w:rsid w:val="00527416"/>
    <w:rsid w:val="00527622"/>
    <w:rsid w:val="00533EBA"/>
    <w:rsid w:val="005376B3"/>
    <w:rsid w:val="00540FBB"/>
    <w:rsid w:val="00543930"/>
    <w:rsid w:val="00543CC8"/>
    <w:rsid w:val="00544500"/>
    <w:rsid w:val="00545337"/>
    <w:rsid w:val="00546199"/>
    <w:rsid w:val="00547F1A"/>
    <w:rsid w:val="0055057A"/>
    <w:rsid w:val="00551368"/>
    <w:rsid w:val="005542C7"/>
    <w:rsid w:val="00555A58"/>
    <w:rsid w:val="0055603D"/>
    <w:rsid w:val="00556EF0"/>
    <w:rsid w:val="005611A6"/>
    <w:rsid w:val="005614D5"/>
    <w:rsid w:val="005615F6"/>
    <w:rsid w:val="00577EE8"/>
    <w:rsid w:val="00581F04"/>
    <w:rsid w:val="005828C5"/>
    <w:rsid w:val="005833B2"/>
    <w:rsid w:val="00583631"/>
    <w:rsid w:val="00584833"/>
    <w:rsid w:val="00584C22"/>
    <w:rsid w:val="005853D3"/>
    <w:rsid w:val="0059379C"/>
    <w:rsid w:val="00593F17"/>
    <w:rsid w:val="00594D8A"/>
    <w:rsid w:val="00595D3A"/>
    <w:rsid w:val="00595E73"/>
    <w:rsid w:val="005A08D0"/>
    <w:rsid w:val="005A129C"/>
    <w:rsid w:val="005A4EE5"/>
    <w:rsid w:val="005A64B8"/>
    <w:rsid w:val="005A69BB"/>
    <w:rsid w:val="005B15A0"/>
    <w:rsid w:val="005B1B8C"/>
    <w:rsid w:val="005B4DC3"/>
    <w:rsid w:val="005B59EE"/>
    <w:rsid w:val="005B73EF"/>
    <w:rsid w:val="005B748E"/>
    <w:rsid w:val="005C211F"/>
    <w:rsid w:val="005C2FB4"/>
    <w:rsid w:val="005C33AF"/>
    <w:rsid w:val="005C6E9D"/>
    <w:rsid w:val="005C7D36"/>
    <w:rsid w:val="005D0ACB"/>
    <w:rsid w:val="005D1C98"/>
    <w:rsid w:val="005D6A77"/>
    <w:rsid w:val="005E0B9F"/>
    <w:rsid w:val="005E11C9"/>
    <w:rsid w:val="005E1851"/>
    <w:rsid w:val="005E2451"/>
    <w:rsid w:val="005E2F3B"/>
    <w:rsid w:val="005E3ECC"/>
    <w:rsid w:val="005E56FA"/>
    <w:rsid w:val="005E57A9"/>
    <w:rsid w:val="005E6664"/>
    <w:rsid w:val="005E7E01"/>
    <w:rsid w:val="005F1CEA"/>
    <w:rsid w:val="005F2497"/>
    <w:rsid w:val="005F68B0"/>
    <w:rsid w:val="005F7C80"/>
    <w:rsid w:val="0060153E"/>
    <w:rsid w:val="00601761"/>
    <w:rsid w:val="0060208C"/>
    <w:rsid w:val="00603D7A"/>
    <w:rsid w:val="00604450"/>
    <w:rsid w:val="00605EC1"/>
    <w:rsid w:val="0060669E"/>
    <w:rsid w:val="00606888"/>
    <w:rsid w:val="006068C0"/>
    <w:rsid w:val="00613F65"/>
    <w:rsid w:val="006141C1"/>
    <w:rsid w:val="00614EFD"/>
    <w:rsid w:val="0061527C"/>
    <w:rsid w:val="00616EB3"/>
    <w:rsid w:val="00620ABD"/>
    <w:rsid w:val="00621D5D"/>
    <w:rsid w:val="00622D87"/>
    <w:rsid w:val="00623FAF"/>
    <w:rsid w:val="00624480"/>
    <w:rsid w:val="006254ED"/>
    <w:rsid w:val="00626732"/>
    <w:rsid w:val="00627778"/>
    <w:rsid w:val="00631F53"/>
    <w:rsid w:val="00633AAA"/>
    <w:rsid w:val="0063432F"/>
    <w:rsid w:val="006374E5"/>
    <w:rsid w:val="00641B5E"/>
    <w:rsid w:val="006455FA"/>
    <w:rsid w:val="00645FE6"/>
    <w:rsid w:val="006468B2"/>
    <w:rsid w:val="0065143C"/>
    <w:rsid w:val="00651F37"/>
    <w:rsid w:val="006536B5"/>
    <w:rsid w:val="006554E7"/>
    <w:rsid w:val="006562F9"/>
    <w:rsid w:val="00660E53"/>
    <w:rsid w:val="00660FB4"/>
    <w:rsid w:val="00661A1B"/>
    <w:rsid w:val="00663C5A"/>
    <w:rsid w:val="00664A65"/>
    <w:rsid w:val="00667AD4"/>
    <w:rsid w:val="00672DE5"/>
    <w:rsid w:val="00673B63"/>
    <w:rsid w:val="00676190"/>
    <w:rsid w:val="00677C26"/>
    <w:rsid w:val="00680F14"/>
    <w:rsid w:val="006816F1"/>
    <w:rsid w:val="006818F4"/>
    <w:rsid w:val="00681993"/>
    <w:rsid w:val="00681D81"/>
    <w:rsid w:val="006828EB"/>
    <w:rsid w:val="00682B8E"/>
    <w:rsid w:val="006859ED"/>
    <w:rsid w:val="00685FDC"/>
    <w:rsid w:val="00687B64"/>
    <w:rsid w:val="006909E7"/>
    <w:rsid w:val="00691D35"/>
    <w:rsid w:val="006A14A0"/>
    <w:rsid w:val="006A52DE"/>
    <w:rsid w:val="006A5B2C"/>
    <w:rsid w:val="006A6211"/>
    <w:rsid w:val="006A6CC8"/>
    <w:rsid w:val="006B1BB9"/>
    <w:rsid w:val="006B25DC"/>
    <w:rsid w:val="006B2CB4"/>
    <w:rsid w:val="006B55A2"/>
    <w:rsid w:val="006B5D9B"/>
    <w:rsid w:val="006C2B74"/>
    <w:rsid w:val="006C5E14"/>
    <w:rsid w:val="006C6B2A"/>
    <w:rsid w:val="006C746C"/>
    <w:rsid w:val="006D03D6"/>
    <w:rsid w:val="006D1AD1"/>
    <w:rsid w:val="006D437A"/>
    <w:rsid w:val="006E03CF"/>
    <w:rsid w:val="006E0802"/>
    <w:rsid w:val="006E18D0"/>
    <w:rsid w:val="006E1AFA"/>
    <w:rsid w:val="006E41EE"/>
    <w:rsid w:val="006E7780"/>
    <w:rsid w:val="006F0081"/>
    <w:rsid w:val="006F067C"/>
    <w:rsid w:val="006F398A"/>
    <w:rsid w:val="006F4DF7"/>
    <w:rsid w:val="006F50A8"/>
    <w:rsid w:val="006F71FD"/>
    <w:rsid w:val="00700DF4"/>
    <w:rsid w:val="007016D5"/>
    <w:rsid w:val="00701C2A"/>
    <w:rsid w:val="007034A4"/>
    <w:rsid w:val="00703AB7"/>
    <w:rsid w:val="00704B8F"/>
    <w:rsid w:val="00705BD0"/>
    <w:rsid w:val="00705CC3"/>
    <w:rsid w:val="00710860"/>
    <w:rsid w:val="007136F1"/>
    <w:rsid w:val="0071570A"/>
    <w:rsid w:val="007170EE"/>
    <w:rsid w:val="00724A34"/>
    <w:rsid w:val="0072662F"/>
    <w:rsid w:val="007320A9"/>
    <w:rsid w:val="007326A9"/>
    <w:rsid w:val="00735298"/>
    <w:rsid w:val="0073547C"/>
    <w:rsid w:val="00736FB6"/>
    <w:rsid w:val="00737067"/>
    <w:rsid w:val="007412FC"/>
    <w:rsid w:val="00742100"/>
    <w:rsid w:val="00744B6C"/>
    <w:rsid w:val="007466A9"/>
    <w:rsid w:val="007479DA"/>
    <w:rsid w:val="00754699"/>
    <w:rsid w:val="00757D83"/>
    <w:rsid w:val="0076270F"/>
    <w:rsid w:val="00763B79"/>
    <w:rsid w:val="00763E16"/>
    <w:rsid w:val="0077022D"/>
    <w:rsid w:val="007714BD"/>
    <w:rsid w:val="00771D4F"/>
    <w:rsid w:val="00771D8F"/>
    <w:rsid w:val="00773BC6"/>
    <w:rsid w:val="00776514"/>
    <w:rsid w:val="00783328"/>
    <w:rsid w:val="0078338F"/>
    <w:rsid w:val="00787632"/>
    <w:rsid w:val="00792ADB"/>
    <w:rsid w:val="00792EB8"/>
    <w:rsid w:val="007955A2"/>
    <w:rsid w:val="007973DE"/>
    <w:rsid w:val="00797591"/>
    <w:rsid w:val="007A17D0"/>
    <w:rsid w:val="007A2637"/>
    <w:rsid w:val="007A6182"/>
    <w:rsid w:val="007A6913"/>
    <w:rsid w:val="007A7931"/>
    <w:rsid w:val="007B1D21"/>
    <w:rsid w:val="007B2342"/>
    <w:rsid w:val="007B3BF9"/>
    <w:rsid w:val="007B474A"/>
    <w:rsid w:val="007B5158"/>
    <w:rsid w:val="007B5D6B"/>
    <w:rsid w:val="007C1AC7"/>
    <w:rsid w:val="007C2A53"/>
    <w:rsid w:val="007C35DF"/>
    <w:rsid w:val="007C366D"/>
    <w:rsid w:val="007C3ABF"/>
    <w:rsid w:val="007C58D5"/>
    <w:rsid w:val="007D3C65"/>
    <w:rsid w:val="007D6727"/>
    <w:rsid w:val="007D6CB9"/>
    <w:rsid w:val="007D72E0"/>
    <w:rsid w:val="007D7F47"/>
    <w:rsid w:val="007E0A5E"/>
    <w:rsid w:val="007E1B23"/>
    <w:rsid w:val="007E2BF7"/>
    <w:rsid w:val="007E32FA"/>
    <w:rsid w:val="007F0176"/>
    <w:rsid w:val="007F0C1F"/>
    <w:rsid w:val="007F14B6"/>
    <w:rsid w:val="007F27B7"/>
    <w:rsid w:val="007F31D7"/>
    <w:rsid w:val="007F5368"/>
    <w:rsid w:val="007F547E"/>
    <w:rsid w:val="007F78CC"/>
    <w:rsid w:val="007F7AA8"/>
    <w:rsid w:val="00800E99"/>
    <w:rsid w:val="0080144E"/>
    <w:rsid w:val="00804FD8"/>
    <w:rsid w:val="008056EE"/>
    <w:rsid w:val="00810A3A"/>
    <w:rsid w:val="008111C1"/>
    <w:rsid w:val="00811697"/>
    <w:rsid w:val="00811729"/>
    <w:rsid w:val="00812320"/>
    <w:rsid w:val="00812E6D"/>
    <w:rsid w:val="008154AB"/>
    <w:rsid w:val="00816A0F"/>
    <w:rsid w:val="0081753E"/>
    <w:rsid w:val="00817965"/>
    <w:rsid w:val="00817D81"/>
    <w:rsid w:val="00821E56"/>
    <w:rsid w:val="008247BC"/>
    <w:rsid w:val="0082545A"/>
    <w:rsid w:val="00825F37"/>
    <w:rsid w:val="0082615B"/>
    <w:rsid w:val="00826530"/>
    <w:rsid w:val="00826704"/>
    <w:rsid w:val="00831BF4"/>
    <w:rsid w:val="00833F41"/>
    <w:rsid w:val="008358C4"/>
    <w:rsid w:val="0083648C"/>
    <w:rsid w:val="0083734E"/>
    <w:rsid w:val="008431C6"/>
    <w:rsid w:val="00847BF5"/>
    <w:rsid w:val="00850878"/>
    <w:rsid w:val="008518CE"/>
    <w:rsid w:val="00862CC6"/>
    <w:rsid w:val="00865B9C"/>
    <w:rsid w:val="00867BF2"/>
    <w:rsid w:val="00872222"/>
    <w:rsid w:val="00872A3B"/>
    <w:rsid w:val="00873C97"/>
    <w:rsid w:val="00877D9A"/>
    <w:rsid w:val="00881677"/>
    <w:rsid w:val="008820E8"/>
    <w:rsid w:val="00882C1C"/>
    <w:rsid w:val="008837EB"/>
    <w:rsid w:val="00885E41"/>
    <w:rsid w:val="00887157"/>
    <w:rsid w:val="00890951"/>
    <w:rsid w:val="0089116F"/>
    <w:rsid w:val="008923C1"/>
    <w:rsid w:val="00892E10"/>
    <w:rsid w:val="00893075"/>
    <w:rsid w:val="00895264"/>
    <w:rsid w:val="008955AD"/>
    <w:rsid w:val="008958BF"/>
    <w:rsid w:val="00897C1F"/>
    <w:rsid w:val="008A5F21"/>
    <w:rsid w:val="008A6F43"/>
    <w:rsid w:val="008A7423"/>
    <w:rsid w:val="008B42FC"/>
    <w:rsid w:val="008B6202"/>
    <w:rsid w:val="008C032A"/>
    <w:rsid w:val="008C551A"/>
    <w:rsid w:val="008C57C9"/>
    <w:rsid w:val="008C6DFF"/>
    <w:rsid w:val="008D115D"/>
    <w:rsid w:val="008D385D"/>
    <w:rsid w:val="008D426B"/>
    <w:rsid w:val="008D47A7"/>
    <w:rsid w:val="008D4900"/>
    <w:rsid w:val="008D7CE4"/>
    <w:rsid w:val="008E0FC2"/>
    <w:rsid w:val="008E1314"/>
    <w:rsid w:val="008E165C"/>
    <w:rsid w:val="008E19D3"/>
    <w:rsid w:val="008E1A8E"/>
    <w:rsid w:val="008E1C77"/>
    <w:rsid w:val="008E21E5"/>
    <w:rsid w:val="008E305C"/>
    <w:rsid w:val="008E36EC"/>
    <w:rsid w:val="008E389C"/>
    <w:rsid w:val="008E4FA9"/>
    <w:rsid w:val="008E5789"/>
    <w:rsid w:val="008E5EA5"/>
    <w:rsid w:val="008E66C2"/>
    <w:rsid w:val="008E74B7"/>
    <w:rsid w:val="008F3FE7"/>
    <w:rsid w:val="008F46E8"/>
    <w:rsid w:val="008F5E67"/>
    <w:rsid w:val="008F6486"/>
    <w:rsid w:val="00901D96"/>
    <w:rsid w:val="00902592"/>
    <w:rsid w:val="00904403"/>
    <w:rsid w:val="00907BF2"/>
    <w:rsid w:val="009114A3"/>
    <w:rsid w:val="009116BD"/>
    <w:rsid w:val="009147F5"/>
    <w:rsid w:val="009148F5"/>
    <w:rsid w:val="00917990"/>
    <w:rsid w:val="009200CB"/>
    <w:rsid w:val="009210EB"/>
    <w:rsid w:val="009220CE"/>
    <w:rsid w:val="00924046"/>
    <w:rsid w:val="0092544E"/>
    <w:rsid w:val="00930967"/>
    <w:rsid w:val="00931D39"/>
    <w:rsid w:val="00932EA5"/>
    <w:rsid w:val="00933794"/>
    <w:rsid w:val="00936366"/>
    <w:rsid w:val="009371FA"/>
    <w:rsid w:val="00937F24"/>
    <w:rsid w:val="009400EB"/>
    <w:rsid w:val="009403E2"/>
    <w:rsid w:val="00940CB0"/>
    <w:rsid w:val="0094310B"/>
    <w:rsid w:val="0094385C"/>
    <w:rsid w:val="00943E62"/>
    <w:rsid w:val="00945FB9"/>
    <w:rsid w:val="009502BE"/>
    <w:rsid w:val="0095268B"/>
    <w:rsid w:val="00953E25"/>
    <w:rsid w:val="009548BA"/>
    <w:rsid w:val="009567C8"/>
    <w:rsid w:val="00957D61"/>
    <w:rsid w:val="009613C9"/>
    <w:rsid w:val="0096285A"/>
    <w:rsid w:val="00963B1D"/>
    <w:rsid w:val="009645B6"/>
    <w:rsid w:val="00966AD0"/>
    <w:rsid w:val="00973699"/>
    <w:rsid w:val="00974728"/>
    <w:rsid w:val="00980E36"/>
    <w:rsid w:val="00981530"/>
    <w:rsid w:val="00981B8C"/>
    <w:rsid w:val="00983CAF"/>
    <w:rsid w:val="0098456C"/>
    <w:rsid w:val="0098673B"/>
    <w:rsid w:val="00993A0F"/>
    <w:rsid w:val="009948FC"/>
    <w:rsid w:val="00994C07"/>
    <w:rsid w:val="00994E72"/>
    <w:rsid w:val="009976BE"/>
    <w:rsid w:val="009A0F8C"/>
    <w:rsid w:val="009A15E5"/>
    <w:rsid w:val="009A5460"/>
    <w:rsid w:val="009A570E"/>
    <w:rsid w:val="009A61FA"/>
    <w:rsid w:val="009A74A1"/>
    <w:rsid w:val="009B02F5"/>
    <w:rsid w:val="009B0B15"/>
    <w:rsid w:val="009B1D5A"/>
    <w:rsid w:val="009B382C"/>
    <w:rsid w:val="009B7D43"/>
    <w:rsid w:val="009C208F"/>
    <w:rsid w:val="009D0DBA"/>
    <w:rsid w:val="009D2B3C"/>
    <w:rsid w:val="009D4587"/>
    <w:rsid w:val="009D6FF9"/>
    <w:rsid w:val="009D7632"/>
    <w:rsid w:val="009E2E3B"/>
    <w:rsid w:val="009E3496"/>
    <w:rsid w:val="009E3E00"/>
    <w:rsid w:val="009E4F92"/>
    <w:rsid w:val="009F5881"/>
    <w:rsid w:val="009F5D76"/>
    <w:rsid w:val="009F74B3"/>
    <w:rsid w:val="00A0109E"/>
    <w:rsid w:val="00A019F9"/>
    <w:rsid w:val="00A03A7B"/>
    <w:rsid w:val="00A04073"/>
    <w:rsid w:val="00A052EA"/>
    <w:rsid w:val="00A11606"/>
    <w:rsid w:val="00A11CE5"/>
    <w:rsid w:val="00A131A2"/>
    <w:rsid w:val="00A149C7"/>
    <w:rsid w:val="00A157C7"/>
    <w:rsid w:val="00A20373"/>
    <w:rsid w:val="00A2109C"/>
    <w:rsid w:val="00A21492"/>
    <w:rsid w:val="00A21BE0"/>
    <w:rsid w:val="00A23486"/>
    <w:rsid w:val="00A23582"/>
    <w:rsid w:val="00A2362D"/>
    <w:rsid w:val="00A260DA"/>
    <w:rsid w:val="00A31000"/>
    <w:rsid w:val="00A31A12"/>
    <w:rsid w:val="00A35931"/>
    <w:rsid w:val="00A40BE2"/>
    <w:rsid w:val="00A42749"/>
    <w:rsid w:val="00A42A2D"/>
    <w:rsid w:val="00A4331C"/>
    <w:rsid w:val="00A516B3"/>
    <w:rsid w:val="00A541EC"/>
    <w:rsid w:val="00A55532"/>
    <w:rsid w:val="00A56A6D"/>
    <w:rsid w:val="00A573B6"/>
    <w:rsid w:val="00A57AD0"/>
    <w:rsid w:val="00A607D5"/>
    <w:rsid w:val="00A61F6F"/>
    <w:rsid w:val="00A6243A"/>
    <w:rsid w:val="00A62912"/>
    <w:rsid w:val="00A64689"/>
    <w:rsid w:val="00A64EFF"/>
    <w:rsid w:val="00A671C0"/>
    <w:rsid w:val="00A72EB6"/>
    <w:rsid w:val="00A731AB"/>
    <w:rsid w:val="00A751D5"/>
    <w:rsid w:val="00A75CB0"/>
    <w:rsid w:val="00A76E62"/>
    <w:rsid w:val="00A77103"/>
    <w:rsid w:val="00A80A5A"/>
    <w:rsid w:val="00A8458B"/>
    <w:rsid w:val="00A84E61"/>
    <w:rsid w:val="00A85043"/>
    <w:rsid w:val="00A85747"/>
    <w:rsid w:val="00A86E8A"/>
    <w:rsid w:val="00A90874"/>
    <w:rsid w:val="00A93958"/>
    <w:rsid w:val="00A9406E"/>
    <w:rsid w:val="00A94497"/>
    <w:rsid w:val="00A97BCE"/>
    <w:rsid w:val="00AA0A8F"/>
    <w:rsid w:val="00AA35B6"/>
    <w:rsid w:val="00AA648C"/>
    <w:rsid w:val="00AA6A85"/>
    <w:rsid w:val="00AA6EC8"/>
    <w:rsid w:val="00AB00A5"/>
    <w:rsid w:val="00AB0346"/>
    <w:rsid w:val="00AB155B"/>
    <w:rsid w:val="00AB6FF8"/>
    <w:rsid w:val="00AB70B6"/>
    <w:rsid w:val="00AB7791"/>
    <w:rsid w:val="00AC1A9C"/>
    <w:rsid w:val="00AC2225"/>
    <w:rsid w:val="00AC3E67"/>
    <w:rsid w:val="00AC44B5"/>
    <w:rsid w:val="00AC61D9"/>
    <w:rsid w:val="00AD018E"/>
    <w:rsid w:val="00AD033D"/>
    <w:rsid w:val="00AD15E6"/>
    <w:rsid w:val="00AD4FD9"/>
    <w:rsid w:val="00AD580F"/>
    <w:rsid w:val="00AD6C80"/>
    <w:rsid w:val="00AD72D5"/>
    <w:rsid w:val="00AD7907"/>
    <w:rsid w:val="00AD7CE8"/>
    <w:rsid w:val="00AE00A0"/>
    <w:rsid w:val="00AE2BD5"/>
    <w:rsid w:val="00AE2C44"/>
    <w:rsid w:val="00AE31AC"/>
    <w:rsid w:val="00AE4AAA"/>
    <w:rsid w:val="00AE5438"/>
    <w:rsid w:val="00AF1622"/>
    <w:rsid w:val="00AF18B3"/>
    <w:rsid w:val="00AF21A8"/>
    <w:rsid w:val="00AF4A65"/>
    <w:rsid w:val="00AF6821"/>
    <w:rsid w:val="00B00168"/>
    <w:rsid w:val="00B0072B"/>
    <w:rsid w:val="00B01D34"/>
    <w:rsid w:val="00B04212"/>
    <w:rsid w:val="00B04F0E"/>
    <w:rsid w:val="00B06B2E"/>
    <w:rsid w:val="00B15E8D"/>
    <w:rsid w:val="00B1679F"/>
    <w:rsid w:val="00B2031B"/>
    <w:rsid w:val="00B27121"/>
    <w:rsid w:val="00B30649"/>
    <w:rsid w:val="00B30A51"/>
    <w:rsid w:val="00B30EE7"/>
    <w:rsid w:val="00B327D5"/>
    <w:rsid w:val="00B37E0C"/>
    <w:rsid w:val="00B40129"/>
    <w:rsid w:val="00B4156E"/>
    <w:rsid w:val="00B44721"/>
    <w:rsid w:val="00B4474A"/>
    <w:rsid w:val="00B4768F"/>
    <w:rsid w:val="00B476EC"/>
    <w:rsid w:val="00B530F2"/>
    <w:rsid w:val="00B565B3"/>
    <w:rsid w:val="00B57D06"/>
    <w:rsid w:val="00B6343B"/>
    <w:rsid w:val="00B63E36"/>
    <w:rsid w:val="00B64B0C"/>
    <w:rsid w:val="00B6577A"/>
    <w:rsid w:val="00B662A6"/>
    <w:rsid w:val="00B66BAE"/>
    <w:rsid w:val="00B73A02"/>
    <w:rsid w:val="00B73FE8"/>
    <w:rsid w:val="00B742BA"/>
    <w:rsid w:val="00B810EE"/>
    <w:rsid w:val="00B910D8"/>
    <w:rsid w:val="00BA474A"/>
    <w:rsid w:val="00BB014A"/>
    <w:rsid w:val="00BB1F1A"/>
    <w:rsid w:val="00BB363B"/>
    <w:rsid w:val="00BB3EB0"/>
    <w:rsid w:val="00BB6310"/>
    <w:rsid w:val="00BB792F"/>
    <w:rsid w:val="00BC270C"/>
    <w:rsid w:val="00BC2C84"/>
    <w:rsid w:val="00BD7217"/>
    <w:rsid w:val="00BE1157"/>
    <w:rsid w:val="00BE1E16"/>
    <w:rsid w:val="00BE43C4"/>
    <w:rsid w:val="00BE48F4"/>
    <w:rsid w:val="00BE52BF"/>
    <w:rsid w:val="00BE77F4"/>
    <w:rsid w:val="00BE7B72"/>
    <w:rsid w:val="00BF2F24"/>
    <w:rsid w:val="00BF4A8E"/>
    <w:rsid w:val="00BF4CE8"/>
    <w:rsid w:val="00C055FB"/>
    <w:rsid w:val="00C05C96"/>
    <w:rsid w:val="00C06046"/>
    <w:rsid w:val="00C06B52"/>
    <w:rsid w:val="00C06F96"/>
    <w:rsid w:val="00C07432"/>
    <w:rsid w:val="00C11B24"/>
    <w:rsid w:val="00C128F3"/>
    <w:rsid w:val="00C16BF2"/>
    <w:rsid w:val="00C16F11"/>
    <w:rsid w:val="00C16FD6"/>
    <w:rsid w:val="00C23E96"/>
    <w:rsid w:val="00C27AB9"/>
    <w:rsid w:val="00C32B2B"/>
    <w:rsid w:val="00C33654"/>
    <w:rsid w:val="00C33F6A"/>
    <w:rsid w:val="00C4015A"/>
    <w:rsid w:val="00C4070A"/>
    <w:rsid w:val="00C41C87"/>
    <w:rsid w:val="00C42100"/>
    <w:rsid w:val="00C42E46"/>
    <w:rsid w:val="00C43C9F"/>
    <w:rsid w:val="00C43F38"/>
    <w:rsid w:val="00C44501"/>
    <w:rsid w:val="00C45A9E"/>
    <w:rsid w:val="00C50507"/>
    <w:rsid w:val="00C543E1"/>
    <w:rsid w:val="00C5479B"/>
    <w:rsid w:val="00C54DF0"/>
    <w:rsid w:val="00C55A0B"/>
    <w:rsid w:val="00C60057"/>
    <w:rsid w:val="00C60DEC"/>
    <w:rsid w:val="00C61F94"/>
    <w:rsid w:val="00C7115A"/>
    <w:rsid w:val="00C71FD3"/>
    <w:rsid w:val="00C72608"/>
    <w:rsid w:val="00C740CE"/>
    <w:rsid w:val="00C82AD2"/>
    <w:rsid w:val="00C84408"/>
    <w:rsid w:val="00C84CDE"/>
    <w:rsid w:val="00C8630E"/>
    <w:rsid w:val="00C87648"/>
    <w:rsid w:val="00C91EC2"/>
    <w:rsid w:val="00C9534B"/>
    <w:rsid w:val="00CA07BD"/>
    <w:rsid w:val="00CA24DE"/>
    <w:rsid w:val="00CA4B75"/>
    <w:rsid w:val="00CB0F34"/>
    <w:rsid w:val="00CB260E"/>
    <w:rsid w:val="00CB2744"/>
    <w:rsid w:val="00CB5793"/>
    <w:rsid w:val="00CC0251"/>
    <w:rsid w:val="00CC0B7B"/>
    <w:rsid w:val="00CC1D11"/>
    <w:rsid w:val="00CC33A1"/>
    <w:rsid w:val="00CC3C2A"/>
    <w:rsid w:val="00CD05B8"/>
    <w:rsid w:val="00CD1C38"/>
    <w:rsid w:val="00CD1D45"/>
    <w:rsid w:val="00CD266A"/>
    <w:rsid w:val="00CD29E9"/>
    <w:rsid w:val="00CD3DF8"/>
    <w:rsid w:val="00CD54A5"/>
    <w:rsid w:val="00CD72AE"/>
    <w:rsid w:val="00CE4975"/>
    <w:rsid w:val="00CE62D1"/>
    <w:rsid w:val="00CE7491"/>
    <w:rsid w:val="00CF72E6"/>
    <w:rsid w:val="00D029E0"/>
    <w:rsid w:val="00D0317B"/>
    <w:rsid w:val="00D12CC2"/>
    <w:rsid w:val="00D13D1C"/>
    <w:rsid w:val="00D15899"/>
    <w:rsid w:val="00D2328A"/>
    <w:rsid w:val="00D24392"/>
    <w:rsid w:val="00D264C1"/>
    <w:rsid w:val="00D272DE"/>
    <w:rsid w:val="00D379ED"/>
    <w:rsid w:val="00D40B97"/>
    <w:rsid w:val="00D4106F"/>
    <w:rsid w:val="00D4180C"/>
    <w:rsid w:val="00D438E3"/>
    <w:rsid w:val="00D43B56"/>
    <w:rsid w:val="00D44B0D"/>
    <w:rsid w:val="00D44D11"/>
    <w:rsid w:val="00D500A2"/>
    <w:rsid w:val="00D52C97"/>
    <w:rsid w:val="00D55212"/>
    <w:rsid w:val="00D5527B"/>
    <w:rsid w:val="00D55F4A"/>
    <w:rsid w:val="00D562D4"/>
    <w:rsid w:val="00D57976"/>
    <w:rsid w:val="00D57BA5"/>
    <w:rsid w:val="00D60783"/>
    <w:rsid w:val="00D611ED"/>
    <w:rsid w:val="00D615FF"/>
    <w:rsid w:val="00D63868"/>
    <w:rsid w:val="00D65742"/>
    <w:rsid w:val="00D70E28"/>
    <w:rsid w:val="00D7151B"/>
    <w:rsid w:val="00D7260A"/>
    <w:rsid w:val="00D7296B"/>
    <w:rsid w:val="00D7405A"/>
    <w:rsid w:val="00D75A20"/>
    <w:rsid w:val="00D767C1"/>
    <w:rsid w:val="00D80464"/>
    <w:rsid w:val="00D843D8"/>
    <w:rsid w:val="00D84FB6"/>
    <w:rsid w:val="00D94149"/>
    <w:rsid w:val="00D94BB6"/>
    <w:rsid w:val="00DA01C3"/>
    <w:rsid w:val="00DA12A7"/>
    <w:rsid w:val="00DA12B8"/>
    <w:rsid w:val="00DA2773"/>
    <w:rsid w:val="00DA46D0"/>
    <w:rsid w:val="00DA5519"/>
    <w:rsid w:val="00DA6FC7"/>
    <w:rsid w:val="00DB1F72"/>
    <w:rsid w:val="00DB5A47"/>
    <w:rsid w:val="00DB7CCE"/>
    <w:rsid w:val="00DC0902"/>
    <w:rsid w:val="00DC2BB8"/>
    <w:rsid w:val="00DC2D00"/>
    <w:rsid w:val="00DC43E4"/>
    <w:rsid w:val="00DC5CCF"/>
    <w:rsid w:val="00DD0C8B"/>
    <w:rsid w:val="00DD21B9"/>
    <w:rsid w:val="00DD264F"/>
    <w:rsid w:val="00DE1778"/>
    <w:rsid w:val="00DE2126"/>
    <w:rsid w:val="00DE2E93"/>
    <w:rsid w:val="00DE3331"/>
    <w:rsid w:val="00DE72DA"/>
    <w:rsid w:val="00DF17D1"/>
    <w:rsid w:val="00DF1957"/>
    <w:rsid w:val="00DF328F"/>
    <w:rsid w:val="00DF5C4E"/>
    <w:rsid w:val="00DF7FB4"/>
    <w:rsid w:val="00E0008A"/>
    <w:rsid w:val="00E00158"/>
    <w:rsid w:val="00E00971"/>
    <w:rsid w:val="00E00C9B"/>
    <w:rsid w:val="00E14618"/>
    <w:rsid w:val="00E1610A"/>
    <w:rsid w:val="00E2360A"/>
    <w:rsid w:val="00E26612"/>
    <w:rsid w:val="00E30518"/>
    <w:rsid w:val="00E31545"/>
    <w:rsid w:val="00E317E2"/>
    <w:rsid w:val="00E365F7"/>
    <w:rsid w:val="00E44401"/>
    <w:rsid w:val="00E46892"/>
    <w:rsid w:val="00E47A43"/>
    <w:rsid w:val="00E50882"/>
    <w:rsid w:val="00E50BFC"/>
    <w:rsid w:val="00E515FE"/>
    <w:rsid w:val="00E518C1"/>
    <w:rsid w:val="00E52C74"/>
    <w:rsid w:val="00E539C1"/>
    <w:rsid w:val="00E5511D"/>
    <w:rsid w:val="00E556EC"/>
    <w:rsid w:val="00E55F24"/>
    <w:rsid w:val="00E56A72"/>
    <w:rsid w:val="00E64F80"/>
    <w:rsid w:val="00E65139"/>
    <w:rsid w:val="00E651EF"/>
    <w:rsid w:val="00E6538C"/>
    <w:rsid w:val="00E7299C"/>
    <w:rsid w:val="00E72D65"/>
    <w:rsid w:val="00E7324F"/>
    <w:rsid w:val="00E74315"/>
    <w:rsid w:val="00E76555"/>
    <w:rsid w:val="00E775DB"/>
    <w:rsid w:val="00E77C70"/>
    <w:rsid w:val="00E8062C"/>
    <w:rsid w:val="00E80C97"/>
    <w:rsid w:val="00E8466F"/>
    <w:rsid w:val="00E84860"/>
    <w:rsid w:val="00E84E3A"/>
    <w:rsid w:val="00E86F6E"/>
    <w:rsid w:val="00E87614"/>
    <w:rsid w:val="00E93A7C"/>
    <w:rsid w:val="00E93FA7"/>
    <w:rsid w:val="00E94F32"/>
    <w:rsid w:val="00E97B63"/>
    <w:rsid w:val="00EA0B45"/>
    <w:rsid w:val="00EA2DDF"/>
    <w:rsid w:val="00EA51D4"/>
    <w:rsid w:val="00EB7FB6"/>
    <w:rsid w:val="00EC09BA"/>
    <w:rsid w:val="00EC2309"/>
    <w:rsid w:val="00EC49A2"/>
    <w:rsid w:val="00EC540A"/>
    <w:rsid w:val="00EC6ED3"/>
    <w:rsid w:val="00EC78D9"/>
    <w:rsid w:val="00EC7A51"/>
    <w:rsid w:val="00EC7F1D"/>
    <w:rsid w:val="00ED2ECD"/>
    <w:rsid w:val="00ED77A0"/>
    <w:rsid w:val="00EE12F4"/>
    <w:rsid w:val="00EE2B46"/>
    <w:rsid w:val="00EE339F"/>
    <w:rsid w:val="00EE3B79"/>
    <w:rsid w:val="00EE4DF5"/>
    <w:rsid w:val="00EE748D"/>
    <w:rsid w:val="00EE751E"/>
    <w:rsid w:val="00EF12C5"/>
    <w:rsid w:val="00EF2383"/>
    <w:rsid w:val="00EF73EF"/>
    <w:rsid w:val="00EF789C"/>
    <w:rsid w:val="00F023B2"/>
    <w:rsid w:val="00F06A02"/>
    <w:rsid w:val="00F073F5"/>
    <w:rsid w:val="00F07A08"/>
    <w:rsid w:val="00F1262E"/>
    <w:rsid w:val="00F13450"/>
    <w:rsid w:val="00F14FAE"/>
    <w:rsid w:val="00F16DBA"/>
    <w:rsid w:val="00F21EAB"/>
    <w:rsid w:val="00F2724C"/>
    <w:rsid w:val="00F317C1"/>
    <w:rsid w:val="00F31ADD"/>
    <w:rsid w:val="00F36207"/>
    <w:rsid w:val="00F376B6"/>
    <w:rsid w:val="00F425B6"/>
    <w:rsid w:val="00F4314C"/>
    <w:rsid w:val="00F43487"/>
    <w:rsid w:val="00F46809"/>
    <w:rsid w:val="00F525A1"/>
    <w:rsid w:val="00F535AF"/>
    <w:rsid w:val="00F56044"/>
    <w:rsid w:val="00F57DA8"/>
    <w:rsid w:val="00F60457"/>
    <w:rsid w:val="00F61F0C"/>
    <w:rsid w:val="00F63785"/>
    <w:rsid w:val="00F66EF0"/>
    <w:rsid w:val="00F67AD4"/>
    <w:rsid w:val="00F711CA"/>
    <w:rsid w:val="00F71AF0"/>
    <w:rsid w:val="00F72742"/>
    <w:rsid w:val="00F76710"/>
    <w:rsid w:val="00F77577"/>
    <w:rsid w:val="00F803E7"/>
    <w:rsid w:val="00F81C4F"/>
    <w:rsid w:val="00F829DD"/>
    <w:rsid w:val="00F84073"/>
    <w:rsid w:val="00F8545D"/>
    <w:rsid w:val="00F86C1E"/>
    <w:rsid w:val="00F86EE9"/>
    <w:rsid w:val="00F87216"/>
    <w:rsid w:val="00F90A10"/>
    <w:rsid w:val="00F91020"/>
    <w:rsid w:val="00F91685"/>
    <w:rsid w:val="00F91E18"/>
    <w:rsid w:val="00F923D9"/>
    <w:rsid w:val="00F92664"/>
    <w:rsid w:val="00F959A7"/>
    <w:rsid w:val="00F9609C"/>
    <w:rsid w:val="00F96899"/>
    <w:rsid w:val="00FA43EC"/>
    <w:rsid w:val="00FA54B1"/>
    <w:rsid w:val="00FA603E"/>
    <w:rsid w:val="00FA6C27"/>
    <w:rsid w:val="00FB29A1"/>
    <w:rsid w:val="00FB3240"/>
    <w:rsid w:val="00FB3324"/>
    <w:rsid w:val="00FB7742"/>
    <w:rsid w:val="00FB7AE1"/>
    <w:rsid w:val="00FB7D69"/>
    <w:rsid w:val="00FC3293"/>
    <w:rsid w:val="00FC73A1"/>
    <w:rsid w:val="00FD2DA5"/>
    <w:rsid w:val="00FD62DF"/>
    <w:rsid w:val="00FD7CE8"/>
    <w:rsid w:val="00FE143B"/>
    <w:rsid w:val="00FE1933"/>
    <w:rsid w:val="00FE20CB"/>
    <w:rsid w:val="00FE4895"/>
    <w:rsid w:val="00FE4E3D"/>
    <w:rsid w:val="00FE79C6"/>
    <w:rsid w:val="00FF0589"/>
    <w:rsid w:val="00FF1DF4"/>
    <w:rsid w:val="00FF6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D29555"/>
  <w15:docId w15:val="{EEF819E5-8A40-9847-93EE-4CF5BE61F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B55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513B"/>
    <w:pPr>
      <w:keepNext/>
      <w:keepLines/>
      <w:spacing w:before="480" w:after="0" w:line="240" w:lineRule="auto"/>
      <w:jc w:val="center"/>
      <w:outlineLvl w:val="0"/>
    </w:pPr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2A3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u w:color="000000"/>
      <w:bdr w:val="nil"/>
      <w:lang w:eastAsia="ru-RU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2A3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160" w:after="80" w:line="259" w:lineRule="auto"/>
      <w:outlineLvl w:val="2"/>
    </w:pPr>
    <w:rPr>
      <w:rFonts w:ascii="Calibri" w:eastAsiaTheme="majorEastAsia" w:hAnsi="Calibri" w:cstheme="majorBidi"/>
      <w:color w:val="365F91" w:themeColor="accent1" w:themeShade="BF"/>
      <w:sz w:val="28"/>
      <w:szCs w:val="28"/>
      <w:u w:color="000000"/>
      <w:bdr w:val="nil"/>
      <w:lang w:eastAsia="ru-R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2A3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80" w:after="40" w:line="259" w:lineRule="auto"/>
      <w:outlineLvl w:val="3"/>
    </w:pPr>
    <w:rPr>
      <w:rFonts w:ascii="Calibri" w:eastAsiaTheme="majorEastAsia" w:hAnsi="Calibri" w:cstheme="majorBidi"/>
      <w:i/>
      <w:iCs/>
      <w:color w:val="365F91" w:themeColor="accent1" w:themeShade="BF"/>
      <w:u w:color="000000"/>
      <w:bdr w:val="nil"/>
      <w:lang w:eastAsia="ru-RU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2A3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80" w:after="40" w:line="259" w:lineRule="auto"/>
      <w:outlineLvl w:val="4"/>
    </w:pPr>
    <w:rPr>
      <w:rFonts w:ascii="Calibri" w:eastAsiaTheme="majorEastAsia" w:hAnsi="Calibri" w:cstheme="majorBidi"/>
      <w:color w:val="365F91" w:themeColor="accent1" w:themeShade="BF"/>
      <w:u w:color="000000"/>
      <w:bdr w:val="nil"/>
      <w:lang w:eastAsia="ru-RU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2A3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40" w:after="0" w:line="259" w:lineRule="auto"/>
      <w:outlineLvl w:val="5"/>
    </w:pPr>
    <w:rPr>
      <w:rFonts w:ascii="Calibri" w:eastAsiaTheme="majorEastAsia" w:hAnsi="Calibri" w:cstheme="majorBidi"/>
      <w:i/>
      <w:iCs/>
      <w:color w:val="595959" w:themeColor="text1" w:themeTint="A6"/>
      <w:u w:color="000000"/>
      <w:bdr w:val="nil"/>
      <w:lang w:eastAsia="ru-RU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2A3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40" w:after="0" w:line="259" w:lineRule="auto"/>
      <w:outlineLvl w:val="6"/>
    </w:pPr>
    <w:rPr>
      <w:rFonts w:ascii="Calibri" w:eastAsiaTheme="majorEastAsia" w:hAnsi="Calibri" w:cstheme="majorBidi"/>
      <w:color w:val="595959" w:themeColor="text1" w:themeTint="A6"/>
      <w:u w:color="000000"/>
      <w:bdr w:val="nil"/>
      <w:lang w:eastAsia="ru-RU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2A3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after="0" w:line="259" w:lineRule="auto"/>
      <w:outlineLvl w:val="7"/>
    </w:pPr>
    <w:rPr>
      <w:rFonts w:ascii="Calibri" w:eastAsiaTheme="majorEastAsia" w:hAnsi="Calibri" w:cstheme="majorBidi"/>
      <w:i/>
      <w:iCs/>
      <w:color w:val="272727" w:themeColor="text1" w:themeTint="D8"/>
      <w:u w:color="000000"/>
      <w:bdr w:val="nil"/>
      <w:lang w:eastAsia="ru-RU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2A3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after="0" w:line="259" w:lineRule="auto"/>
      <w:outlineLvl w:val="8"/>
    </w:pPr>
    <w:rPr>
      <w:rFonts w:ascii="Calibri" w:eastAsiaTheme="majorEastAsia" w:hAnsi="Calibri" w:cstheme="majorBidi"/>
      <w:color w:val="272727" w:themeColor="text1" w:themeTint="D8"/>
      <w:u w:color="000000"/>
      <w:bdr w:val="nil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13B"/>
    <w:rPr>
      <w:rFonts w:ascii="Times New Roman" w:eastAsiaTheme="majorEastAsia" w:hAnsi="Times New Roman" w:cstheme="majorBidi"/>
      <w:b/>
      <w:bCs/>
      <w:sz w:val="28"/>
      <w:szCs w:val="28"/>
    </w:rPr>
  </w:style>
  <w:style w:type="numbering" w:customStyle="1" w:styleId="10">
    <w:name w:val="Нет списка1"/>
    <w:next w:val="NoList"/>
    <w:uiPriority w:val="99"/>
    <w:semiHidden/>
    <w:unhideWhenUsed/>
    <w:rsid w:val="004E513B"/>
  </w:style>
  <w:style w:type="paragraph" w:styleId="ListParagraph">
    <w:name w:val="List Paragraph"/>
    <w:aliases w:val="Подпись рисунка,Маркированный список_уровень1,Colorful List Accent 1,FooterText,numbered,Paragraphe de liste1,lp1,ТЗ список,Абзац списка литеральный,ПС - Нумерованный,Абзац списка нумерованный,Маркер,Bullet List,Маркированный список 1,L"/>
    <w:basedOn w:val="Normal"/>
    <w:link w:val="ListParagraphChar"/>
    <w:uiPriority w:val="34"/>
    <w:qFormat/>
    <w:rsid w:val="004E513B"/>
    <w:pPr>
      <w:spacing w:after="0" w:line="240" w:lineRule="auto"/>
      <w:ind w:left="720"/>
      <w:contextualSpacing/>
    </w:pPr>
    <w:rPr>
      <w:rFonts w:ascii="Times New Roman" w:eastAsia="MS Mincho" w:hAnsi="Times New Roman" w:cs="Times New Roman"/>
      <w:color w:val="000000" w:themeColor="text1"/>
      <w:sz w:val="24"/>
      <w:szCs w:val="24"/>
    </w:rPr>
  </w:style>
  <w:style w:type="paragraph" w:customStyle="1" w:styleId="ConsPlusNonformat">
    <w:name w:val="ConsPlusNonformat"/>
    <w:uiPriority w:val="99"/>
    <w:rsid w:val="004E513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Courier New"/>
      <w:sz w:val="20"/>
      <w:szCs w:val="20"/>
      <w:lang w:eastAsia="ru-RU"/>
    </w:rPr>
  </w:style>
  <w:style w:type="character" w:customStyle="1" w:styleId="ListParagraphChar">
    <w:name w:val="List Paragraph Char"/>
    <w:aliases w:val="Подпись рисунка Char,Маркированный список_уровень1 Char,Colorful List Accent 1 Char,FooterText Char,numbered Char,Paragraphe de liste1 Char,lp1 Char,ТЗ список Char,Абзац списка литеральный Char,ПС - Нумерованный Char,Маркер Char"/>
    <w:link w:val="ListParagraph"/>
    <w:uiPriority w:val="34"/>
    <w:qFormat/>
    <w:locked/>
    <w:rsid w:val="004E513B"/>
    <w:rPr>
      <w:rFonts w:ascii="Times New Roman" w:eastAsia="MS Mincho" w:hAnsi="Times New Roman" w:cs="Times New Roman"/>
      <w:color w:val="000000" w:themeColor="text1"/>
      <w:sz w:val="24"/>
      <w:szCs w:val="24"/>
    </w:rPr>
  </w:style>
  <w:style w:type="paragraph" w:customStyle="1" w:styleId="u">
    <w:name w:val="u"/>
    <w:basedOn w:val="Normal"/>
    <w:rsid w:val="004E513B"/>
    <w:pPr>
      <w:spacing w:before="100" w:beforeAutospacing="1" w:after="100" w:afterAutospacing="1" w:line="240" w:lineRule="auto"/>
    </w:pPr>
    <w:rPr>
      <w:rFonts w:ascii="Times" w:hAnsi="Times" w:cs="Times New Roman"/>
      <w:sz w:val="20"/>
      <w:szCs w:val="20"/>
      <w:lang w:eastAsia="ru-RU"/>
    </w:rPr>
  </w:style>
  <w:style w:type="character" w:styleId="Hyperlink">
    <w:name w:val="Hyperlink"/>
    <w:basedOn w:val="DefaultParagraphFont"/>
    <w:uiPriority w:val="99"/>
    <w:unhideWhenUsed/>
    <w:rsid w:val="004E513B"/>
    <w:rPr>
      <w:color w:val="0000FF"/>
      <w:u w:val="single"/>
    </w:rPr>
  </w:style>
  <w:style w:type="table" w:styleId="TableGrid">
    <w:name w:val="Table Grid"/>
    <w:basedOn w:val="TableNormal"/>
    <w:uiPriority w:val="39"/>
    <w:rsid w:val="004E513B"/>
    <w:pPr>
      <w:spacing w:after="0" w:line="240" w:lineRule="auto"/>
      <w:jc w:val="both"/>
    </w:pPr>
    <w:rPr>
      <w:rFonts w:ascii="Times New Roman" w:hAnsi="Times New Roman" w:cs="Times New Roman"/>
      <w:color w:val="000000" w:themeColor="text1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5">
    <w:name w:val="Style5"/>
    <w:basedOn w:val="Normal"/>
    <w:uiPriority w:val="99"/>
    <w:rsid w:val="004E513B"/>
    <w:pPr>
      <w:widowControl w:val="0"/>
      <w:autoSpaceDE w:val="0"/>
      <w:autoSpaceDN w:val="0"/>
      <w:adjustRightInd w:val="0"/>
      <w:spacing w:after="0" w:line="273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35">
    <w:name w:val="Font Style35"/>
    <w:uiPriority w:val="99"/>
    <w:rsid w:val="004E513B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513B"/>
    <w:pPr>
      <w:spacing w:after="0" w:line="240" w:lineRule="auto"/>
      <w:jc w:val="both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513B"/>
    <w:rPr>
      <w:rFonts w:ascii="Tahoma" w:hAnsi="Tahoma" w:cs="Tahoma"/>
      <w:sz w:val="16"/>
      <w:szCs w:val="16"/>
    </w:rPr>
  </w:style>
  <w:style w:type="paragraph" w:customStyle="1" w:styleId="a">
    <w:name w:val="Рабочий"/>
    <w:basedOn w:val="Normal"/>
    <w:link w:val="a0"/>
    <w:qFormat/>
    <w:rsid w:val="004E513B"/>
    <w:pPr>
      <w:spacing w:after="0" w:line="240" w:lineRule="auto"/>
      <w:ind w:firstLine="709"/>
    </w:pPr>
    <w:rPr>
      <w:rFonts w:ascii="Times New Roman" w:hAnsi="Times New Roman" w:cs="Times New Roman"/>
      <w:sz w:val="24"/>
      <w:szCs w:val="24"/>
    </w:rPr>
  </w:style>
  <w:style w:type="character" w:customStyle="1" w:styleId="a0">
    <w:name w:val="Рабочий Знак"/>
    <w:basedOn w:val="DefaultParagraphFont"/>
    <w:link w:val="a"/>
    <w:rsid w:val="004E513B"/>
    <w:rPr>
      <w:rFonts w:ascii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4E513B"/>
    <w:rPr>
      <w:color w:val="808080"/>
    </w:rPr>
  </w:style>
  <w:style w:type="character" w:customStyle="1" w:styleId="2">
    <w:name w:val="Форма 2"/>
    <w:basedOn w:val="DefaultParagraphFont"/>
    <w:uiPriority w:val="1"/>
    <w:rsid w:val="004E513B"/>
    <w:rPr>
      <w:rFonts w:ascii="Times New Roman" w:hAnsi="Times New Roman"/>
      <w:i/>
      <w:color w:val="auto"/>
      <w:sz w:val="24"/>
    </w:rPr>
  </w:style>
  <w:style w:type="character" w:customStyle="1" w:styleId="4">
    <w:name w:val="форма 4 (жирный)"/>
    <w:basedOn w:val="DefaultParagraphFont"/>
    <w:uiPriority w:val="1"/>
    <w:rsid w:val="004E513B"/>
    <w:rPr>
      <w:rFonts w:ascii="Times New Roman" w:hAnsi="Times New Roman"/>
      <w:b/>
      <w:i/>
      <w:color w:val="auto"/>
      <w:sz w:val="24"/>
    </w:rPr>
  </w:style>
  <w:style w:type="character" w:customStyle="1" w:styleId="a1">
    <w:name w:val="Стиль для формы синий"/>
    <w:basedOn w:val="DefaultParagraphFont"/>
    <w:uiPriority w:val="1"/>
    <w:rsid w:val="004E513B"/>
    <w:rPr>
      <w:rFonts w:ascii="Times New Roman" w:hAnsi="Times New Roman"/>
      <w:color w:val="1F497D" w:themeColor="text2"/>
      <w:sz w:val="24"/>
    </w:rPr>
  </w:style>
  <w:style w:type="paragraph" w:styleId="BodyTextIndent">
    <w:name w:val="Body Text Indent"/>
    <w:basedOn w:val="Normal"/>
    <w:link w:val="BodyTextIndentChar"/>
    <w:rsid w:val="004E513B"/>
    <w:pPr>
      <w:spacing w:after="0" w:line="240" w:lineRule="auto"/>
      <w:ind w:left="1080"/>
      <w:jc w:val="both"/>
    </w:pPr>
    <w:rPr>
      <w:rFonts w:ascii="Times New Roman" w:eastAsia="Times New Roman" w:hAnsi="Times New Roman" w:cs="Times New Roman"/>
      <w:i/>
      <w:sz w:val="24"/>
      <w:szCs w:val="20"/>
      <w:lang w:eastAsia="ru-RU"/>
    </w:rPr>
  </w:style>
  <w:style w:type="character" w:customStyle="1" w:styleId="BodyTextIndentChar">
    <w:name w:val="Body Text Indent Char"/>
    <w:basedOn w:val="DefaultParagraphFont"/>
    <w:link w:val="BodyTextIndent"/>
    <w:rsid w:val="004E513B"/>
    <w:rPr>
      <w:rFonts w:ascii="Times New Roman" w:eastAsia="Times New Roman" w:hAnsi="Times New Roman" w:cs="Times New Roman"/>
      <w:i/>
      <w:sz w:val="24"/>
      <w:szCs w:val="20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4E51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513B"/>
  </w:style>
  <w:style w:type="character" w:customStyle="1" w:styleId="a2">
    <w:name w:val="Стиль для формы черный"/>
    <w:basedOn w:val="DefaultParagraphFont"/>
    <w:uiPriority w:val="1"/>
    <w:rsid w:val="004E513B"/>
    <w:rPr>
      <w:rFonts w:ascii="Times New Roman" w:hAnsi="Times New Roman"/>
      <w:b w:val="0"/>
      <w:color w:val="000000" w:themeColor="text1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4E513B"/>
    <w:pPr>
      <w:spacing w:after="0" w:line="240" w:lineRule="auto"/>
      <w:jc w:val="both"/>
    </w:pPr>
    <w:rPr>
      <w:rFonts w:ascii="Times New Roman" w:hAnsi="Times New Roman" w:cs="Calibr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4E513B"/>
    <w:rPr>
      <w:rFonts w:ascii="Times New Roman" w:hAnsi="Times New Roman" w:cs="Calibri"/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sid w:val="004E513B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4E513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E513B"/>
    <w:pPr>
      <w:spacing w:after="0" w:line="240" w:lineRule="auto"/>
      <w:jc w:val="both"/>
    </w:pPr>
    <w:rPr>
      <w:rFonts w:ascii="Times New Roman" w:hAnsi="Times New Roman" w:cs="Calibr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E513B"/>
    <w:rPr>
      <w:rFonts w:ascii="Times New Roman" w:hAnsi="Times New Roman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51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E513B"/>
    <w:rPr>
      <w:rFonts w:ascii="Times New Roman" w:hAnsi="Times New Roman" w:cs="Calibri"/>
      <w:b/>
      <w:bCs/>
      <w:sz w:val="20"/>
      <w:szCs w:val="20"/>
    </w:rPr>
  </w:style>
  <w:style w:type="paragraph" w:customStyle="1" w:styleId="11">
    <w:name w:val="заголовок 11"/>
    <w:basedOn w:val="Normal"/>
    <w:next w:val="Normal"/>
    <w:rsid w:val="004E513B"/>
    <w:pPr>
      <w:keepNext/>
      <w:spacing w:after="0" w:line="240" w:lineRule="auto"/>
      <w:jc w:val="center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styleId="Header">
    <w:name w:val="header"/>
    <w:basedOn w:val="Normal"/>
    <w:link w:val="HeaderChar"/>
    <w:uiPriority w:val="99"/>
    <w:unhideWhenUsed/>
    <w:rsid w:val="004E513B"/>
    <w:pPr>
      <w:tabs>
        <w:tab w:val="center" w:pos="4677"/>
        <w:tab w:val="right" w:pos="9355"/>
      </w:tabs>
      <w:spacing w:after="0" w:line="240" w:lineRule="auto"/>
      <w:jc w:val="both"/>
    </w:pPr>
    <w:rPr>
      <w:rFonts w:ascii="Times New Roman" w:hAnsi="Times New Roman" w:cs="Calibri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4E513B"/>
    <w:rPr>
      <w:rFonts w:ascii="Times New Roman" w:hAnsi="Times New Roman" w:cs="Calibri"/>
      <w:sz w:val="24"/>
    </w:rPr>
  </w:style>
  <w:style w:type="paragraph" w:styleId="Revision">
    <w:name w:val="Revision"/>
    <w:hidden/>
    <w:uiPriority w:val="99"/>
    <w:semiHidden/>
    <w:rsid w:val="004E513B"/>
    <w:pPr>
      <w:spacing w:after="0" w:line="240" w:lineRule="auto"/>
    </w:pPr>
    <w:rPr>
      <w:rFonts w:ascii="Times New Roman" w:hAnsi="Times New Roman" w:cs="Calibri"/>
      <w:sz w:val="24"/>
    </w:rPr>
  </w:style>
  <w:style w:type="character" w:customStyle="1" w:styleId="a3">
    <w:name w:val="Цветовое выделение"/>
    <w:uiPriority w:val="99"/>
    <w:rsid w:val="008F3FE7"/>
    <w:rPr>
      <w:b/>
      <w:color w:val="26282F"/>
    </w:rPr>
  </w:style>
  <w:style w:type="character" w:customStyle="1" w:styleId="a4">
    <w:name w:val="Для названия контрагента"/>
    <w:basedOn w:val="DefaultParagraphFont"/>
    <w:uiPriority w:val="1"/>
    <w:rsid w:val="00C61F94"/>
    <w:rPr>
      <w:rFonts w:ascii="Times New Roman" w:hAnsi="Times New Roman"/>
      <w:b/>
      <w:i w:val="0"/>
      <w:color w:val="365F91" w:themeColor="accent1" w:themeShade="BF"/>
      <w:sz w:val="24"/>
    </w:rPr>
  </w:style>
  <w:style w:type="character" w:customStyle="1" w:styleId="3">
    <w:name w:val="Форма 3 (мелкие)"/>
    <w:basedOn w:val="DefaultParagraphFont"/>
    <w:uiPriority w:val="1"/>
    <w:rsid w:val="009D0DBA"/>
    <w:rPr>
      <w:rFonts w:ascii="Times New Roman" w:hAnsi="Times New Roman"/>
      <w:i/>
      <w:color w:val="auto"/>
      <w:sz w:val="20"/>
    </w:rPr>
  </w:style>
  <w:style w:type="paragraph" w:styleId="NormalWeb">
    <w:name w:val="Normal (Web)"/>
    <w:basedOn w:val="Normal"/>
    <w:uiPriority w:val="99"/>
    <w:semiHidden/>
    <w:unhideWhenUsed/>
    <w:rsid w:val="003A67BF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2">
    <w:name w:val="Обычный1"/>
    <w:basedOn w:val="Normal"/>
    <w:rsid w:val="003C398C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normalchar">
    <w:name w:val="normal__char"/>
    <w:basedOn w:val="DefaultParagraphFont"/>
    <w:rsid w:val="003C398C"/>
  </w:style>
  <w:style w:type="paragraph" w:customStyle="1" w:styleId="normal0020table">
    <w:name w:val="normal_0020table"/>
    <w:basedOn w:val="Normal"/>
    <w:rsid w:val="003C398C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normal0020tablechar">
    <w:name w:val="normal_0020table__char"/>
    <w:basedOn w:val="DefaultParagraphFont"/>
    <w:rsid w:val="003C398C"/>
  </w:style>
  <w:style w:type="character" w:customStyle="1" w:styleId="apple-converted-space">
    <w:name w:val="apple-converted-space"/>
    <w:basedOn w:val="DefaultParagraphFont"/>
    <w:rsid w:val="003C398C"/>
  </w:style>
  <w:style w:type="character" w:customStyle="1" w:styleId="hyperlinkchar">
    <w:name w:val="hyperlink__char"/>
    <w:basedOn w:val="DefaultParagraphFont"/>
    <w:rsid w:val="003C398C"/>
  </w:style>
  <w:style w:type="character" w:customStyle="1" w:styleId="13">
    <w:name w:val="1"/>
    <w:basedOn w:val="DefaultParagraphFont"/>
    <w:rsid w:val="000072D5"/>
  </w:style>
  <w:style w:type="paragraph" w:styleId="BodyText2">
    <w:name w:val="Body Text 2"/>
    <w:basedOn w:val="Normal"/>
    <w:link w:val="BodyText2Char"/>
    <w:uiPriority w:val="99"/>
    <w:unhideWhenUsed/>
    <w:rsid w:val="001B416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1B4161"/>
  </w:style>
  <w:style w:type="paragraph" w:customStyle="1" w:styleId="-12">
    <w:name w:val="Цветной список - Акцент 12"/>
    <w:basedOn w:val="Normal"/>
    <w:uiPriority w:val="34"/>
    <w:qFormat/>
    <w:rsid w:val="001B4161"/>
    <w:pPr>
      <w:suppressAutoHyphens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14">
    <w:name w:val="Неразрешенное упоминание1"/>
    <w:basedOn w:val="DefaultParagraphFont"/>
    <w:uiPriority w:val="99"/>
    <w:semiHidden/>
    <w:unhideWhenUsed/>
    <w:rsid w:val="004B423E"/>
    <w:rPr>
      <w:color w:val="605E5C"/>
      <w:shd w:val="clear" w:color="auto" w:fill="E1DFDD"/>
    </w:rPr>
  </w:style>
  <w:style w:type="character" w:customStyle="1" w:styleId="extended-textfull">
    <w:name w:val="extended-text__full"/>
    <w:basedOn w:val="DefaultParagraphFont"/>
    <w:rsid w:val="001D2EE3"/>
  </w:style>
  <w:style w:type="paragraph" w:customStyle="1" w:styleId="15">
    <w:name w:val="Основной текст1"/>
    <w:rsid w:val="00FC73A1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:lang w:val="en-US" w:eastAsia="ru-RU"/>
    </w:rPr>
  </w:style>
  <w:style w:type="paragraph" w:styleId="BodyText">
    <w:name w:val="Body Text"/>
    <w:aliases w:val="bt,Bodytext,AvtalBrödtext,ändrad,AvtalBr,bt Знак,QBody Text,текст таблицы,Шаблон для отчетов по оценке,Подпись1,Iiaienu1,Oaeno1,Òåêñò1,L1 Body Text,AvtalBrцdtext,дndrad,Основной текст 12,BodyText,body text1,bt1"/>
    <w:basedOn w:val="Normal"/>
    <w:link w:val="BodyTextChar"/>
    <w:unhideWhenUsed/>
    <w:rsid w:val="007C366D"/>
    <w:pPr>
      <w:spacing w:after="120"/>
    </w:pPr>
  </w:style>
  <w:style w:type="character" w:customStyle="1" w:styleId="BodyTextChar">
    <w:name w:val="Body Text Char"/>
    <w:aliases w:val="bt Char,Bodytext Char,AvtalBrödtext Char,ändrad Char,AvtalBr Char,bt Знак Char,QBody Text Char,текст таблицы Char,Шаблон для отчетов по оценке Char,Подпись1 Char,Iiaienu1 Char,Oaeno1 Char,Òåêñò1 Char,L1 Body Text Char,AvtalBrцdtext Char"/>
    <w:basedOn w:val="DefaultParagraphFont"/>
    <w:link w:val="BodyText"/>
    <w:rsid w:val="007C366D"/>
  </w:style>
  <w:style w:type="table" w:customStyle="1" w:styleId="TableNormal1">
    <w:name w:val="Table Normal1"/>
    <w:rsid w:val="007C366D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5">
    <w:name w:val="Нет"/>
    <w:rsid w:val="007C366D"/>
  </w:style>
  <w:style w:type="paragraph" w:customStyle="1" w:styleId="FirstParagraph">
    <w:name w:val="First Paragraph"/>
    <w:basedOn w:val="BodyText"/>
    <w:next w:val="BodyText"/>
    <w:qFormat/>
    <w:rsid w:val="00F8545D"/>
    <w:pPr>
      <w:spacing w:before="180" w:after="180" w:line="240" w:lineRule="auto"/>
    </w:pPr>
    <w:rPr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2A3"/>
    <w:rPr>
      <w:rFonts w:asciiTheme="majorHAnsi" w:eastAsiaTheme="majorEastAsia" w:hAnsiTheme="majorHAnsi" w:cstheme="majorBidi"/>
      <w:color w:val="365F91" w:themeColor="accent1" w:themeShade="BF"/>
      <w:sz w:val="32"/>
      <w:szCs w:val="32"/>
      <w:u w:color="000000"/>
      <w:bdr w:val="nil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2A3"/>
    <w:rPr>
      <w:rFonts w:ascii="Calibri" w:eastAsiaTheme="majorEastAsia" w:hAnsi="Calibri" w:cstheme="majorBidi"/>
      <w:color w:val="365F91" w:themeColor="accent1" w:themeShade="BF"/>
      <w:sz w:val="28"/>
      <w:szCs w:val="28"/>
      <w:u w:color="000000"/>
      <w:bdr w:val="nil"/>
      <w:lang w:eastAsia="ru-R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2A3"/>
    <w:rPr>
      <w:rFonts w:ascii="Calibri" w:eastAsiaTheme="majorEastAsia" w:hAnsi="Calibri" w:cstheme="majorBidi"/>
      <w:i/>
      <w:iCs/>
      <w:color w:val="365F91" w:themeColor="accent1" w:themeShade="BF"/>
      <w:u w:color="000000"/>
      <w:bdr w:val="nil"/>
      <w:lang w:eastAsia="ru-R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2A3"/>
    <w:rPr>
      <w:rFonts w:ascii="Calibri" w:eastAsiaTheme="majorEastAsia" w:hAnsi="Calibri" w:cstheme="majorBidi"/>
      <w:color w:val="365F91" w:themeColor="accent1" w:themeShade="BF"/>
      <w:u w:color="000000"/>
      <w:bdr w:val="nil"/>
      <w:lang w:eastAsia="ru-R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2A3"/>
    <w:rPr>
      <w:rFonts w:ascii="Calibri" w:eastAsiaTheme="majorEastAsia" w:hAnsi="Calibri" w:cstheme="majorBidi"/>
      <w:i/>
      <w:iCs/>
      <w:color w:val="595959" w:themeColor="text1" w:themeTint="A6"/>
      <w:u w:color="000000"/>
      <w:bdr w:val="nil"/>
      <w:lang w:eastAsia="ru-R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2A3"/>
    <w:rPr>
      <w:rFonts w:ascii="Calibri" w:eastAsiaTheme="majorEastAsia" w:hAnsi="Calibri" w:cstheme="majorBidi"/>
      <w:color w:val="595959" w:themeColor="text1" w:themeTint="A6"/>
      <w:u w:color="000000"/>
      <w:bdr w:val="nil"/>
      <w:lang w:eastAsia="ru-R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2A3"/>
    <w:rPr>
      <w:rFonts w:ascii="Calibri" w:eastAsiaTheme="majorEastAsia" w:hAnsi="Calibri" w:cstheme="majorBidi"/>
      <w:i/>
      <w:iCs/>
      <w:color w:val="272727" w:themeColor="text1" w:themeTint="D8"/>
      <w:u w:color="000000"/>
      <w:bdr w:val="nil"/>
      <w:lang w:eastAsia="ru-R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2A3"/>
    <w:rPr>
      <w:rFonts w:ascii="Calibri" w:eastAsiaTheme="majorEastAsia" w:hAnsi="Calibri" w:cstheme="majorBidi"/>
      <w:color w:val="272727" w:themeColor="text1" w:themeTint="D8"/>
      <w:u w:color="000000"/>
      <w:bdr w:val="nil"/>
      <w:lang w:eastAsia="ru-RU"/>
    </w:rPr>
  </w:style>
  <w:style w:type="paragraph" w:styleId="Title">
    <w:name w:val="Title"/>
    <w:basedOn w:val="Normal"/>
    <w:next w:val="Normal"/>
    <w:link w:val="TitleChar"/>
    <w:uiPriority w:val="10"/>
    <w:qFormat/>
    <w:rsid w:val="004642A3"/>
    <w:pPr>
      <w:pBdr>
        <w:top w:val="nil"/>
        <w:left w:val="nil"/>
        <w:bottom w:val="nil"/>
        <w:right w:val="nil"/>
        <w:between w:val="nil"/>
        <w:bar w:val="nil"/>
      </w:pBd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  <w:u w:color="000000"/>
      <w:bdr w:val="nil"/>
      <w:lang w:eastAsia="ru-RU"/>
    </w:rPr>
  </w:style>
  <w:style w:type="character" w:customStyle="1" w:styleId="TitleChar">
    <w:name w:val="Title Char"/>
    <w:basedOn w:val="DefaultParagraphFont"/>
    <w:link w:val="Title"/>
    <w:uiPriority w:val="10"/>
    <w:rsid w:val="004642A3"/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  <w:u w:color="000000"/>
      <w:bdr w:val="nil"/>
      <w:lang w:eastAsia="ru-RU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2A3"/>
    <w:pPr>
      <w:numPr>
        <w:ilvl w:val="1"/>
      </w:numPr>
      <w:pBdr>
        <w:top w:val="nil"/>
        <w:left w:val="nil"/>
        <w:bottom w:val="nil"/>
        <w:right w:val="nil"/>
        <w:between w:val="nil"/>
        <w:bar w:val="nil"/>
      </w:pBdr>
      <w:spacing w:after="160" w:line="259" w:lineRule="auto"/>
    </w:pPr>
    <w:rPr>
      <w:rFonts w:ascii="Calibri" w:eastAsiaTheme="majorEastAsia" w:hAnsi="Calibri" w:cstheme="majorBidi"/>
      <w:color w:val="595959" w:themeColor="text1" w:themeTint="A6"/>
      <w:spacing w:val="15"/>
      <w:sz w:val="28"/>
      <w:szCs w:val="28"/>
      <w:u w:color="000000"/>
      <w:bdr w:val="nil"/>
      <w:lang w:eastAsia="ru-RU"/>
    </w:rPr>
  </w:style>
  <w:style w:type="character" w:customStyle="1" w:styleId="SubtitleChar">
    <w:name w:val="Subtitle Char"/>
    <w:basedOn w:val="DefaultParagraphFont"/>
    <w:link w:val="Subtitle"/>
    <w:uiPriority w:val="11"/>
    <w:rsid w:val="004642A3"/>
    <w:rPr>
      <w:rFonts w:ascii="Calibri" w:eastAsiaTheme="majorEastAsia" w:hAnsi="Calibri" w:cstheme="majorBidi"/>
      <w:color w:val="595959" w:themeColor="text1" w:themeTint="A6"/>
      <w:spacing w:val="15"/>
      <w:sz w:val="28"/>
      <w:szCs w:val="28"/>
      <w:u w:color="000000"/>
      <w:bdr w:val="nil"/>
      <w:lang w:eastAsia="ru-RU"/>
    </w:rPr>
  </w:style>
  <w:style w:type="paragraph" w:styleId="Quote">
    <w:name w:val="Quote"/>
    <w:basedOn w:val="Normal"/>
    <w:next w:val="Normal"/>
    <w:link w:val="QuoteChar"/>
    <w:uiPriority w:val="29"/>
    <w:qFormat/>
    <w:rsid w:val="004642A3"/>
    <w:pPr>
      <w:pBdr>
        <w:top w:val="nil"/>
        <w:left w:val="nil"/>
        <w:bottom w:val="nil"/>
        <w:right w:val="nil"/>
        <w:between w:val="nil"/>
        <w:bar w:val="nil"/>
      </w:pBdr>
      <w:spacing w:before="160" w:after="160" w:line="259" w:lineRule="auto"/>
      <w:jc w:val="center"/>
    </w:pPr>
    <w:rPr>
      <w:rFonts w:ascii="Calibri" w:eastAsia="Calibri" w:hAnsi="Calibri" w:cs="Calibri"/>
      <w:i/>
      <w:iCs/>
      <w:color w:val="404040" w:themeColor="text1" w:themeTint="BF"/>
      <w:u w:color="000000"/>
      <w:bdr w:val="nil"/>
      <w:lang w:eastAsia="ru-RU"/>
    </w:rPr>
  </w:style>
  <w:style w:type="character" w:customStyle="1" w:styleId="QuoteChar">
    <w:name w:val="Quote Char"/>
    <w:basedOn w:val="DefaultParagraphFont"/>
    <w:link w:val="Quote"/>
    <w:uiPriority w:val="29"/>
    <w:rsid w:val="004642A3"/>
    <w:rPr>
      <w:rFonts w:ascii="Calibri" w:eastAsia="Calibri" w:hAnsi="Calibri" w:cs="Calibri"/>
      <w:i/>
      <w:iCs/>
      <w:color w:val="404040" w:themeColor="text1" w:themeTint="BF"/>
      <w:u w:color="000000"/>
      <w:bdr w:val="nil"/>
      <w:lang w:eastAsia="ru-RU"/>
    </w:rPr>
  </w:style>
  <w:style w:type="character" w:styleId="IntenseEmphasis">
    <w:name w:val="Intense Emphasis"/>
    <w:basedOn w:val="DefaultParagraphFont"/>
    <w:uiPriority w:val="21"/>
    <w:qFormat/>
    <w:rsid w:val="004642A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2A3"/>
    <w:pPr>
      <w:pBdr>
        <w:top w:val="single" w:sz="4" w:space="10" w:color="365F91" w:themeColor="accent1" w:themeShade="BF"/>
        <w:left w:val="nil"/>
        <w:bottom w:val="single" w:sz="4" w:space="10" w:color="365F91" w:themeColor="accent1" w:themeShade="BF"/>
        <w:right w:val="nil"/>
        <w:between w:val="nil"/>
        <w:bar w:val="nil"/>
      </w:pBdr>
      <w:spacing w:before="360" w:after="360" w:line="259" w:lineRule="auto"/>
      <w:ind w:left="864" w:right="864"/>
      <w:jc w:val="center"/>
    </w:pPr>
    <w:rPr>
      <w:rFonts w:ascii="Calibri" w:eastAsia="Calibri" w:hAnsi="Calibri" w:cs="Calibri"/>
      <w:i/>
      <w:iCs/>
      <w:color w:val="365F91" w:themeColor="accent1" w:themeShade="BF"/>
      <w:u w:color="000000"/>
      <w:bdr w:val="nil"/>
      <w:lang w:eastAsia="ru-RU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2A3"/>
    <w:rPr>
      <w:rFonts w:ascii="Calibri" w:eastAsia="Calibri" w:hAnsi="Calibri" w:cs="Calibri"/>
      <w:i/>
      <w:iCs/>
      <w:color w:val="365F91" w:themeColor="accent1" w:themeShade="BF"/>
      <w:u w:color="000000"/>
      <w:bdr w:val="nil"/>
      <w:lang w:eastAsia="ru-RU"/>
    </w:rPr>
  </w:style>
  <w:style w:type="character" w:styleId="IntenseReference">
    <w:name w:val="Intense Reference"/>
    <w:basedOn w:val="DefaultParagraphFont"/>
    <w:uiPriority w:val="32"/>
    <w:qFormat/>
    <w:rsid w:val="004642A3"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uiPriority w:val="1"/>
    <w:qFormat/>
    <w:rsid w:val="004642A3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Calibri" w:eastAsia="Calibri" w:hAnsi="Calibri" w:cs="Calibri"/>
      <w:color w:val="000000"/>
      <w:u w:color="000000"/>
      <w:bdr w:val="nil"/>
      <w:lang w:eastAsia="ru-RU"/>
    </w:rPr>
  </w:style>
  <w:style w:type="character" w:styleId="Strong">
    <w:name w:val="Strong"/>
    <w:basedOn w:val="DefaultParagraphFont"/>
    <w:uiPriority w:val="22"/>
    <w:qFormat/>
    <w:rsid w:val="004642A3"/>
    <w:rPr>
      <w:b/>
      <w:bCs/>
    </w:rPr>
  </w:style>
  <w:style w:type="table" w:customStyle="1" w:styleId="TableNormal0">
    <w:name w:val="TableNormal"/>
    <w:rsid w:val="00E94F32"/>
    <w:pPr>
      <w:spacing w:after="120" w:line="240" w:lineRule="auto"/>
    </w:pPr>
    <w:rPr>
      <w:rFonts w:ascii="Georgia" w:eastAsia="Georgia" w:hAnsi="Georgia" w:cs="Georgia"/>
      <w:sz w:val="21"/>
      <w:szCs w:val="21"/>
      <w:lang w:val="ru" w:eastAsia="zh-C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28bf8a64b8551e1msonormal">
    <w:name w:val="228bf8a64b8551e1msonormal"/>
    <w:basedOn w:val="Normal"/>
    <w:rsid w:val="00E94F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BodyTextIndent3">
    <w:name w:val="Body Text Indent 3"/>
    <w:basedOn w:val="Normal"/>
    <w:link w:val="BodyTextIndent3Char"/>
    <w:rsid w:val="00E94F32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E94F32"/>
    <w:rPr>
      <w:rFonts w:ascii="Times New Roman" w:eastAsia="Times New Roman" w:hAnsi="Times New Roman" w:cs="Times New Roman"/>
      <w:sz w:val="16"/>
      <w:szCs w:val="16"/>
    </w:rPr>
  </w:style>
  <w:style w:type="numbering" w:customStyle="1" w:styleId="1">
    <w:name w:val="Стиль1"/>
    <w:uiPriority w:val="99"/>
    <w:rsid w:val="00E94F32"/>
    <w:pPr>
      <w:numPr>
        <w:numId w:val="4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6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7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3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3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1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47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31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97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6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532395">
          <w:blockQuote w:val="1"/>
          <w:marLeft w:val="0"/>
          <w:marRight w:val="-150"/>
          <w:marTop w:val="31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120680">
              <w:marLeft w:val="0"/>
              <w:marRight w:val="0"/>
              <w:marTop w:val="0"/>
              <w:marBottom w:val="0"/>
              <w:divBdr>
                <w:top w:val="single" w:sz="6" w:space="8" w:color="auto"/>
                <w:left w:val="single" w:sz="6" w:space="8" w:color="auto"/>
                <w:bottom w:val="none" w:sz="0" w:space="0" w:color="auto"/>
                <w:right w:val="single" w:sz="6" w:space="8" w:color="auto"/>
              </w:divBdr>
              <w:divsChild>
                <w:div w:id="1985352294">
                  <w:marLeft w:val="0"/>
                  <w:marRight w:val="-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3013">
                      <w:blockQuote w:val="1"/>
                      <w:marLeft w:val="0"/>
                      <w:marRight w:val="-150"/>
                      <w:marTop w:val="312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154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8" w:color="auto"/>
                            <w:left w:val="single" w:sz="6" w:space="8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566774">
                              <w:marLeft w:val="0"/>
                              <w:marRight w:val="-1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690467">
                                  <w:blockQuote w:val="1"/>
                                  <w:marLeft w:val="0"/>
                                  <w:marRight w:val="-150"/>
                                  <w:marTop w:val="312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659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8" w:color="auto"/>
                                        <w:left w:val="single" w:sz="6" w:space="8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294648">
                                          <w:marLeft w:val="0"/>
                                          <w:marRight w:val="-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440115">
                                              <w:blockQuote w:val="1"/>
                                              <w:marLeft w:val="0"/>
                                              <w:marRight w:val="-150"/>
                                              <w:marTop w:val="312"/>
                                              <w:marBottom w:val="312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031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auto"/>
                                                    <w:left w:val="single" w:sz="6" w:space="8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777391">
                                                      <w:marLeft w:val="0"/>
                                                      <w:marRight w:val="-15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500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9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42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67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0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8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microsoft.com/office/2018/08/relationships/commentsExtensible" Target="commentsExtensible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6/09/relationships/commentsIds" Target="commentsIds.xml"/><Relationship Id="rId5" Type="http://schemas.openxmlformats.org/officeDocument/2006/relationships/settings" Target="settings.xml"/><Relationship Id="rId15" Type="http://schemas.microsoft.com/office/2011/relationships/people" Target="people.xml"/><Relationship Id="rId10" Type="http://schemas.microsoft.com/office/2011/relationships/commentsExtended" Target="commentsExtended.xml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http://BAB0BF404348820EB3615B13E8DD3FBC.dms.sberbank.ru/BAB0BF404348820EB3615B13E8DD3FBC-EC9C8A767D49961B65E591AD4D66B9B8-9E0FCEA0F68ABEB386A21946E3579B8D/1.png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3EAD81DC57D4EA8A593799DA93FC91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09DCA6E-F038-49DB-8DAC-A5516CAF765C}"/>
      </w:docPartPr>
      <w:docPartBody>
        <w:p w:rsidR="00744A2D" w:rsidRDefault="009E65C5" w:rsidP="009E65C5">
          <w:pPr>
            <w:pStyle w:val="F3EAD81DC57D4EA8A593799DA93FC910"/>
          </w:pPr>
          <w:r w:rsidRPr="00A241E5">
            <w:rPr>
              <w:rStyle w:val="PlaceholderText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oto Sans Symbols">
    <w:altName w:val="Calibri"/>
    <w:panose1 w:val="020B0604020202020204"/>
    <w:charset w:val="00"/>
    <w:family w:val="swiss"/>
    <w:pitch w:val="variable"/>
    <w:sig w:usb0="00000003" w:usb1="0200E0A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altName w:val="Times New Roman"/>
    <w:panose1 w:val="00000500000000020000"/>
    <w:charset w:val="00"/>
    <w:family w:val="roman"/>
    <w:pitch w:val="variable"/>
    <w:sig w:usb0="00000007" w:usb1="00000000" w:usb2="00000000" w:usb3="00000000" w:csb0="00000093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5C5"/>
    <w:rsid w:val="00743E19"/>
    <w:rsid w:val="00744A2D"/>
    <w:rsid w:val="009E65C5"/>
    <w:rsid w:val="00A64689"/>
    <w:rsid w:val="00AC1809"/>
    <w:rsid w:val="00FE4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E65C5"/>
    <w:rPr>
      <w:rFonts w:cs="Times New Roman"/>
      <w:color w:val="808080"/>
    </w:rPr>
  </w:style>
  <w:style w:type="paragraph" w:customStyle="1" w:styleId="F3EAD81DC57D4EA8A593799DA93FC910">
    <w:name w:val="F3EAD81DC57D4EA8A593799DA93FC910"/>
    <w:rsid w:val="009E65C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StyleName="APA" SelectedStyle="\APA.XSL"/>
</file>

<file path=customXml/item2.xml><?xml version="1.0" encoding="utf-8"?>
<b:Sourc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StyleName="APA" SelectedStyle="\APA.XSL"/>
</file>

<file path=customXml/itemProps1.xml><?xml version="1.0" encoding="utf-8"?>
<ds:datastoreItem xmlns:ds="http://schemas.openxmlformats.org/officeDocument/2006/customXml" ds:itemID="{8CFFAFC7-5123-424B-8D3E-C893E295A6E1}">
  <ds:schemaRefs>
    <ds:schemaRef ds:uri="http://schemas.openxmlformats.org/wordprocessingml/2006/main"/>
    <ds:schemaRef ds:uri="http://schemas.openxmlformats.org/officeDocument/2006/math"/>
    <ds:schemaRef ds:uri="http://schemas.microsoft.com/office/word/2010/wordml"/>
    <ds:schemaRef ds:uri="http://schemas.openxmlformats.org/officeDocument/2006/relationships"/>
    <ds:schemaRef ds:uri="http://schemas.openxmlformats.org/drawingml/2006/wordprocessingDrawing"/>
    <ds:schemaRef ds:uri="http://schemas.openxmlformats.org/drawingml/2006/main"/>
    <ds:schemaRef ds:uri="http://schemas.microsoft.com/office/word/2010/wordprocessingDrawing"/>
    <ds:schemaRef ds:uri="http://schemas.microsoft.com/office/word/2012/wordml"/>
    <ds:schemaRef ds:uri="http://schemas.openxmlformats.org/markup-compatibility/2006"/>
    <ds:schemaRef ds:uri="http://schemas.microsoft.com/office/drawing/2010/main"/>
    <ds:schemaRef ds:uri="http://schemas.openxmlformats.org/schemaLibrary/2006/main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microsoft.com/office/drawing/2007/8/2/chart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office:excel"/>
    <ds:schemaRef ds:uri="urn:schemas-microsoft-com:office:office"/>
    <ds:schemaRef ds:uri="urn:schemas-microsoft-com:vm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microsoft.com/ink/2010/main"/>
    <ds:schemaRef ds:uri="http://schemas.microsoft.com/office/drawing/2010/chartDrawing"/>
    <ds:schemaRef ds:uri="http://schemas.microsoft.com/office/drawing/2012/chart"/>
    <ds:schemaRef ds:uri="http://schemas.microsoft.com/office/drawing/2012/chartStyle"/>
    <ds:schemaRef ds:uri="http://www.w3.org/1998/Math/MathML"/>
    <ds:schemaRef ds:uri="http://www.w3.org/2003/InkML"/>
    <ds:schemaRef ds:uri="http://schemas.microsoft.com/office/drawing/2013/main/command"/>
    <ds:schemaRef ds:uri="http://schemas.microsoft.com/office/drawing/2014/chartex"/>
    <ds:schemaRef ds:uri="http://schemas.microsoft.com/office/drawing/2014/chart"/>
    <ds:schemaRef ds:uri="http://schemas.microsoft.com/office/drawing/2016/11/diagram"/>
    <ds:schemaRef ds:uri="http://schemas.microsoft.com/office/drawing/2017/03/chart"/>
    <ds:schemaRef ds:uri="http://schemas.microsoft.com/office/drawing/2017/model3d"/>
    <ds:schemaRef ds:uri="http://schemas.microsoft.com/office/drawing/2018/animation"/>
    <ds:schemaRef ds:uri="http://schemas.microsoft.com/office/drawing/2018/animation/model3d"/>
    <ds:schemaRef ds:uri="http://schemas.microsoft.com/office/powerpoint/2014/inkAction"/>
    <ds:schemaRef ds:uri="http://schemas.microsoft.com/office/thememl/2012/main"/>
    <ds:schemaRef ds:uri="http://schemas.microsoft.com/office/word/2010/wordprocessingShape"/>
    <ds:schemaRef ds:uri="http://schemas.microsoft.com/office/word/2010/wordprocessingCanvas"/>
    <ds:schemaRef ds:uri="http://schemas.microsoft.com/office/word/2010/wordprocessingGroup"/>
    <ds:schemaRef ds:uri="http://schemas.microsoft.com/office/word/2015/wordml/symex"/>
    <ds:schemaRef ds:uri="http://schemas.microsoft.com/office/word/2016/wordml/cid"/>
    <ds:schemaRef ds:uri="http://schemas.microsoft.com/office/webextensions/taskpanes/2010/11"/>
    <ds:schemaRef ds:uri="http://schemas.microsoft.com/office/webextensions/webextension/2010/11"/>
    <ds:schemaRef ds:uri="http://schemas.openxmlformats.org/drawingml/2006/compatibility"/>
    <ds:schemaRef ds:uri="http://schemas.openxmlformats.org/drawingml/2006/lockedCanvas"/>
    <ds:schemaRef ds:uri="http://schemas.microsoft.com/office/drawing/2010/diagram"/>
    <ds:schemaRef ds:uri="http://schemas.microsoft.com/office/drawing/2012/main"/>
    <ds:schemaRef ds:uri="http://schemas.microsoft.com/office/drawing/2010/picture"/>
    <ds:schemaRef ds:uri="http://schemas.microsoft.com/office/drawing/2014/chart/ac"/>
    <ds:schemaRef ds:uri="http://schemas.microsoft.com/office/drawing/2014/main"/>
    <ds:schemaRef ds:uri="http://schemas.microsoft.com/office/drawing/2016/11/main"/>
    <ds:schemaRef ds:uri="http://schemas.microsoft.com/office/drawing/2016/12/diagram"/>
    <ds:schemaRef ds:uri="http://schemas.microsoft.com/office/drawing/2016/SVG/main"/>
    <ds:schemaRef ds:uri="http://schemas.microsoft.com/office/drawing/2017/decorative"/>
    <ds:schemaRef ds:uri="http://schemas.microsoft.com/office/drawing/2018/hyperlinkcolor"/>
    <ds:schemaRef ds:uri="http://schemas.microsoft.com/office/word/2012/wordprocessingDrawing"/>
  </ds:schemaRefs>
</ds:datastoreItem>
</file>

<file path=customXml/itemProps2.xml><?xml version="1.0" encoding="utf-8"?>
<ds:datastoreItem xmlns:ds="http://schemas.openxmlformats.org/officeDocument/2006/customXml" ds:itemID="{E8C44CE4-9994-4930-94FE-6532AC91330C}">
  <ds:schemaRefs>
    <ds:schemaRef ds:uri="http://schemas.openxmlformats.org/wordprocessingml/2006/main"/>
    <ds:schemaRef ds:uri="http://schemas.openxmlformats.org/officeDocument/2006/math"/>
    <ds:schemaRef ds:uri="http://schemas.microsoft.com/office/word/2010/wordml"/>
    <ds:schemaRef ds:uri="http://schemas.openxmlformats.org/officeDocument/2006/relationships"/>
    <ds:schemaRef ds:uri="http://schemas.openxmlformats.org/drawingml/2006/wordprocessingDrawing"/>
    <ds:schemaRef ds:uri="http://schemas.openxmlformats.org/drawingml/2006/main"/>
    <ds:schemaRef ds:uri="http://schemas.microsoft.com/office/word/2010/wordprocessingDrawing"/>
    <ds:schemaRef ds:uri="http://schemas.microsoft.com/office/word/2012/wordml"/>
    <ds:schemaRef ds:uri="http://schemas.openxmlformats.org/markup-compatibility/2006"/>
    <ds:schemaRef ds:uri="http://schemas.microsoft.com/office/drawing/2010/main"/>
    <ds:schemaRef ds:uri="http://schemas.openxmlformats.org/schemaLibrary/2006/main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microsoft.com/office/drawing/2007/8/2/chart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office:excel"/>
    <ds:schemaRef ds:uri="urn:schemas-microsoft-com:office:office"/>
    <ds:schemaRef ds:uri="urn:schemas-microsoft-com:vm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microsoft.com/ink/2010/main"/>
    <ds:schemaRef ds:uri="http://schemas.microsoft.com/office/drawing/2010/chartDrawing"/>
    <ds:schemaRef ds:uri="http://schemas.microsoft.com/office/drawing/2012/chart"/>
    <ds:schemaRef ds:uri="http://schemas.microsoft.com/office/drawing/2012/chartStyle"/>
    <ds:schemaRef ds:uri="http://www.w3.org/1998/Math/MathML"/>
    <ds:schemaRef ds:uri="http://www.w3.org/2003/InkML"/>
    <ds:schemaRef ds:uri="http://schemas.microsoft.com/office/drawing/2013/main/command"/>
    <ds:schemaRef ds:uri="http://schemas.microsoft.com/office/drawing/2014/chartex"/>
    <ds:schemaRef ds:uri="http://schemas.microsoft.com/office/drawing/2014/chart"/>
    <ds:schemaRef ds:uri="http://schemas.microsoft.com/office/drawing/2016/11/diagram"/>
    <ds:schemaRef ds:uri="http://schemas.microsoft.com/office/drawing/2017/03/chart"/>
    <ds:schemaRef ds:uri="http://schemas.microsoft.com/office/drawing/2017/model3d"/>
    <ds:schemaRef ds:uri="http://schemas.microsoft.com/office/drawing/2018/animation"/>
    <ds:schemaRef ds:uri="http://schemas.microsoft.com/office/drawing/2018/animation/model3d"/>
    <ds:schemaRef ds:uri="http://schemas.microsoft.com/office/powerpoint/2014/inkAction"/>
    <ds:schemaRef ds:uri="http://schemas.microsoft.com/office/thememl/2012/main"/>
    <ds:schemaRef ds:uri="http://schemas.microsoft.com/office/word/2010/wordprocessingShape"/>
    <ds:schemaRef ds:uri="http://schemas.microsoft.com/office/word/2010/wordprocessingCanvas"/>
    <ds:schemaRef ds:uri="http://schemas.microsoft.com/office/word/2010/wordprocessingGroup"/>
    <ds:schemaRef ds:uri="http://schemas.microsoft.com/office/word/2015/wordml/symex"/>
    <ds:schemaRef ds:uri="http://schemas.microsoft.com/office/word/2016/wordml/cid"/>
    <ds:schemaRef ds:uri="http://schemas.microsoft.com/office/webextensions/taskpanes/2010/11"/>
    <ds:schemaRef ds:uri="http://schemas.microsoft.com/office/webextensions/webextension/2010/11"/>
    <ds:schemaRef ds:uri="http://schemas.openxmlformats.org/drawingml/2006/compatibility"/>
    <ds:schemaRef ds:uri="http://schemas.openxmlformats.org/drawingml/2006/lockedCanvas"/>
    <ds:schemaRef ds:uri="http://schemas.microsoft.com/office/drawing/2010/diagram"/>
    <ds:schemaRef ds:uri="http://schemas.microsoft.com/office/drawing/2012/main"/>
    <ds:schemaRef ds:uri="http://schemas.microsoft.com/office/drawing/2010/picture"/>
    <ds:schemaRef ds:uri="http://schemas.microsoft.com/office/drawing/2014/chart/ac"/>
    <ds:schemaRef ds:uri="http://schemas.microsoft.com/office/drawing/2014/main"/>
    <ds:schemaRef ds:uri="http://schemas.microsoft.com/office/drawing/2016/11/main"/>
    <ds:schemaRef ds:uri="http://schemas.microsoft.com/office/drawing/2016/12/diagram"/>
    <ds:schemaRef ds:uri="http://schemas.microsoft.com/office/drawing/2016/SVG/main"/>
    <ds:schemaRef ds:uri="http://schemas.microsoft.com/office/drawing/2017/decorative"/>
    <ds:schemaRef ds:uri="http://schemas.microsoft.com/office/drawing/2018/hyperlinkcolor"/>
    <ds:schemaRef ds:uri="http://schemas.microsoft.com/office/word/2012/wordprocessingDrawing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41</Pages>
  <Words>13496</Words>
  <Characters>76930</Characters>
  <Application>Microsoft Office Word</Application>
  <DocSecurity>0</DocSecurity>
  <Lines>641</Lines>
  <Paragraphs>180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договор на выполнение научно-исследовательских работ</vt:lpstr>
      <vt:lpstr>договор на выполнение научно-исследовательских работ</vt:lpstr>
    </vt:vector>
  </TitlesOfParts>
  <Company>НИУ ВШЭ</Company>
  <LinksUpToDate>false</LinksUpToDate>
  <CharactersWithSpaces>90246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на выполнение научно-исследовательских работ</dc:title>
  <dc:subject/>
  <dc:creator>Denis P. Fedulkin</dc:creator>
  <cp:keywords>договор; НИР; научные исследования; проект договора</cp:keywords>
  <dc:description/>
  <cp:lastModifiedBy>Mikhail Kashkin</cp:lastModifiedBy>
  <cp:revision>4</cp:revision>
  <cp:lastPrinted>2022-08-30T08:02:00Z</cp:lastPrinted>
  <dcterms:created xsi:type="dcterms:W3CDTF">2026-02-19T17:08:00Z</dcterms:created>
  <dcterms:modified xsi:type="dcterms:W3CDTF">2026-02-20T11:58:00Z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siderPost">
    <vt:lpwstr>Секретарь</vt:lpwstr>
  </property>
  <property fmtid="{D5CDD505-2E9C-101B-9397-08002B2CF9AE}" pid="3" name="serviceNoteAuthor">
    <vt:lpwstr>Мерцалова И.В.</vt:lpwstr>
  </property>
  <property fmtid="{D5CDD505-2E9C-101B-9397-08002B2CF9AE}" pid="4" name="signerIof">
    <vt:lpwstr>И.В. Мерцалова</vt:lpwstr>
  </property>
  <property fmtid="{D5CDD505-2E9C-101B-9397-08002B2CF9AE}" pid="5" name="creatorDepartment">
    <vt:lpwstr>Центр координации проекто</vt:lpwstr>
  </property>
  <property fmtid="{D5CDD505-2E9C-101B-9397-08002B2CF9AE}" pid="6" name="documentType">
    <vt:lpwstr>Согласование проектов договоров</vt:lpwstr>
  </property>
  <property fmtid="{D5CDD505-2E9C-101B-9397-08002B2CF9AE}" pid="7" name="stateValue">
    <vt:lpwstr>На доработке</vt:lpwstr>
  </property>
  <property fmtid="{D5CDD505-2E9C-101B-9397-08002B2CF9AE}" pid="8" name="docTitle">
    <vt:lpwstr>Служебная записка</vt:lpwstr>
  </property>
  <property fmtid="{D5CDD505-2E9C-101B-9397-08002B2CF9AE}" pid="9" name="signerLabel">
    <vt:lpwstr> Менеджер Мерцалова И.В.</vt:lpwstr>
  </property>
  <property fmtid="{D5CDD505-2E9C-101B-9397-08002B2CF9AE}" pid="10" name="creatorPost">
    <vt:lpwstr>Менеджер</vt:lpwstr>
  </property>
  <property fmtid="{D5CDD505-2E9C-101B-9397-08002B2CF9AE}" pid="11" name="signerName">
    <vt:lpwstr>Мерцалова И.В.</vt:lpwstr>
  </property>
  <property fmtid="{D5CDD505-2E9C-101B-9397-08002B2CF9AE}" pid="12" name="signerNameAndPostName">
    <vt:lpwstr>Мерцалова И.В., Менеджер</vt:lpwstr>
  </property>
  <property fmtid="{D5CDD505-2E9C-101B-9397-08002B2CF9AE}" pid="13" name="timeToExamine">
    <vt:lpwstr>240</vt:lpwstr>
  </property>
  <property fmtid="{D5CDD505-2E9C-101B-9397-08002B2CF9AE}" pid="14" name="docStatus">
    <vt:lpwstr>NOT_CONTROLLED</vt:lpwstr>
  </property>
  <property fmtid="{D5CDD505-2E9C-101B-9397-08002B2CF9AE}" pid="15" name="signerExtraDelegates">
    <vt:lpwstr> Менеджер</vt:lpwstr>
  </property>
  <property fmtid="{D5CDD505-2E9C-101B-9397-08002B2CF9AE}" pid="16" name="consider">
    <vt:lpwstr> Секретарь Дубровина Е.М.</vt:lpwstr>
  </property>
  <property fmtid="{D5CDD505-2E9C-101B-9397-08002B2CF9AE}" pid="17" name="considerName">
    <vt:lpwstr>Дубровина Е.М.</vt:lpwstr>
  </property>
  <property fmtid="{D5CDD505-2E9C-101B-9397-08002B2CF9AE}" pid="18" name="signerDelegates">
    <vt:lpwstr>Мерцалова И.В.</vt:lpwstr>
  </property>
  <property fmtid="{D5CDD505-2E9C-101B-9397-08002B2CF9AE}" pid="19" name="creator">
    <vt:lpwstr>И.В. Мерцалова</vt:lpwstr>
  </property>
  <property fmtid="{D5CDD505-2E9C-101B-9397-08002B2CF9AE}" pid="20" name="considerDepartment">
    <vt:lpwstr>Правовое управление</vt:lpwstr>
  </property>
  <property fmtid="{D5CDD505-2E9C-101B-9397-08002B2CF9AE}" pid="21" name="considerIof">
    <vt:lpwstr>Е.М. Дубровина</vt:lpwstr>
  </property>
  <property fmtid="{D5CDD505-2E9C-101B-9397-08002B2CF9AE}" pid="22" name="regnumProj">
    <vt:lpwstr>М 2020/7/23-342</vt:lpwstr>
  </property>
  <property fmtid="{D5CDD505-2E9C-101B-9397-08002B2CF9AE}" pid="23" name="documentContent">
    <vt:lpwstr>Согласование проекта договора с БФ Вклад в будущее в интересах Института образования</vt:lpwstr>
  </property>
  <property fmtid="{D5CDD505-2E9C-101B-9397-08002B2CF9AE}" pid="24" name="serviceNoteAuthorPost">
    <vt:lpwstr>Менеджер</vt:lpwstr>
  </property>
  <property fmtid="{D5CDD505-2E9C-101B-9397-08002B2CF9AE}" pid="25" name="signerPost">
    <vt:lpwstr>Менеджер</vt:lpwstr>
  </property>
  <property fmtid="{D5CDD505-2E9C-101B-9397-08002B2CF9AE}" pid="26" name="documentSubtype">
    <vt:lpwstr>Иные виды договоров с российскими партнерами</vt:lpwstr>
  </property>
  <property fmtid="{D5CDD505-2E9C-101B-9397-08002B2CF9AE}" pid="27" name="mainDocSheetsCount">
    <vt:lpwstr>10</vt:lpwstr>
  </property>
  <property fmtid="{D5CDD505-2E9C-101B-9397-08002B2CF9AE}" pid="28" name="controlLabel">
    <vt:lpwstr>не осуществляется</vt:lpwstr>
  </property>
</Properties>
</file>