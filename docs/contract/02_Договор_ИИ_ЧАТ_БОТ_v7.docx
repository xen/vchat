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ABCB" w14:textId="4ED28DAF" w:rsidR="00D57BA5" w:rsidRPr="00A34EA8" w:rsidRDefault="00D57BA5" w:rsidP="00D57BA5">
      <w:pPr>
        <w:widowControl w:val="0"/>
        <w:spacing w:after="0"/>
        <w:jc w:val="center"/>
        <w:rPr>
          <w:rFonts w:ascii="Times New Roman" w:hAnsi="Times New Roman" w:cs="Times New Roman"/>
          <w:b/>
          <w:bCs/>
        </w:rPr>
      </w:pPr>
      <w:r w:rsidRPr="001110B6">
        <w:rPr>
          <w:rFonts w:ascii="Times New Roman" w:hAnsi="Times New Roman" w:cs="Times New Roman"/>
          <w:b/>
        </w:rPr>
        <w:t>ДОГОВОР №</w:t>
      </w:r>
      <w:r w:rsidRPr="001110B6">
        <w:rPr>
          <w:rFonts w:ascii="Times New Roman" w:hAnsi="Times New Roman" w:cs="Times New Roman"/>
          <w:b/>
          <w:lang w:val="en-US"/>
        </w:rPr>
        <w:t xml:space="preserve"> </w:t>
      </w:r>
      <w:r w:rsidRPr="008F2FB5">
        <w:rPr>
          <w:rStyle w:val="af5"/>
          <w:rFonts w:ascii="Times New Roman" w:hAnsi="Times New Roman" w:cs="Times New Roman"/>
          <w:b/>
          <w:bCs/>
          <w:sz w:val="22"/>
          <w:szCs w:val="22"/>
        </w:rPr>
        <w:t>ИИЧ</w:t>
      </w:r>
      <w:r w:rsidRPr="008F2FB5">
        <w:rPr>
          <w:rFonts w:ascii="Times New Roman" w:hAnsi="Times New Roman" w:cs="Times New Roman"/>
          <w:b/>
          <w:bCs/>
          <w:color w:val="000000"/>
        </w:rPr>
        <w:t>Б012026</w:t>
      </w:r>
    </w:p>
    <w:p w14:paraId="6FC56EFF" w14:textId="62EC581D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  <w:b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820"/>
      </w:tblGrid>
      <w:tr w:rsidR="00D57BA5" w:rsidRPr="001110B6" w14:paraId="75B1CE95" w14:textId="77777777" w:rsidTr="00C655D5">
        <w:tc>
          <w:tcPr>
            <w:tcW w:w="4644" w:type="dxa"/>
          </w:tcPr>
          <w:p w14:paraId="04402E31" w14:textId="77777777" w:rsidR="00D57BA5" w:rsidRPr="001110B6" w:rsidRDefault="00D57BA5" w:rsidP="00C655D5">
            <w:pPr>
              <w:widowControl w:val="0"/>
              <w:spacing w:line="276" w:lineRule="auto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>г. Москва</w:t>
            </w:r>
          </w:p>
        </w:tc>
        <w:tc>
          <w:tcPr>
            <w:tcW w:w="4820" w:type="dxa"/>
            <w:vAlign w:val="bottom"/>
          </w:tcPr>
          <w:p w14:paraId="2D38C387" w14:textId="6B4B9FF7" w:rsidR="00D57BA5" w:rsidRPr="001110B6" w:rsidRDefault="00D57BA5" w:rsidP="008F2FB5">
            <w:pPr>
              <w:widowControl w:val="0"/>
              <w:spacing w:line="276" w:lineRule="auto"/>
              <w:ind w:left="706" w:firstLine="567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>«</w:t>
            </w:r>
            <w:r w:rsidR="00A34EA8">
              <w:rPr>
                <w:rFonts w:ascii="Times New Roman" w:hAnsi="Times New Roman"/>
                <w:color w:val="auto"/>
                <w:sz w:val="22"/>
                <w:szCs w:val="22"/>
                <w:lang w:val="en-US"/>
              </w:rPr>
              <w:t>0</w:t>
            </w:r>
            <w:ins w:id="0" w:author="Серов Арсений Алексеевич" w:date="2026-03-06T15:47:00Z" w16du:dateUtc="2026-03-06T12:47:00Z">
              <w:r w:rsidR="00183AD0">
                <w:rPr>
                  <w:rFonts w:ascii="Times New Roman" w:hAnsi="Times New Roman"/>
                  <w:color w:val="auto"/>
                  <w:sz w:val="22"/>
                  <w:szCs w:val="22"/>
                </w:rPr>
                <w:t>6</w:t>
              </w:r>
            </w:ins>
            <w:del w:id="1" w:author="Серов Арсений Алексеевич" w:date="2026-03-06T15:47:00Z" w16du:dateUtc="2026-03-06T12:47:00Z">
              <w:r w:rsidR="00A34EA8" w:rsidDel="00183AD0">
                <w:rPr>
                  <w:rFonts w:ascii="Times New Roman" w:hAnsi="Times New Roman"/>
                  <w:color w:val="auto"/>
                  <w:sz w:val="22"/>
                  <w:szCs w:val="22"/>
                  <w:lang w:val="en-US"/>
                </w:rPr>
                <w:delText>2</w:delText>
              </w:r>
            </w:del>
            <w:r w:rsidR="009A44BF">
              <w:rPr>
                <w:rFonts w:ascii="Times New Roman" w:hAnsi="Times New Roman"/>
                <w:color w:val="auto"/>
                <w:sz w:val="22"/>
                <w:szCs w:val="22"/>
              </w:rPr>
              <w:t>»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</w:t>
            </w:r>
            <w:r w:rsidR="00A34EA8">
              <w:rPr>
                <w:rFonts w:ascii="Times New Roman" w:hAnsi="Times New Roman"/>
                <w:color w:val="auto"/>
                <w:sz w:val="22"/>
                <w:szCs w:val="22"/>
              </w:rPr>
              <w:t>марта</w:t>
            </w:r>
            <w:r w:rsidR="00A34EA8" w:rsidRPr="001110B6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>20</w:t>
            </w:r>
            <w:r w:rsidRPr="001110B6">
              <w:rPr>
                <w:rStyle w:val="ac"/>
                <w:color w:val="auto"/>
                <w:sz w:val="22"/>
                <w:szCs w:val="22"/>
              </w:rPr>
              <w:t>2</w:t>
            </w:r>
            <w:r w:rsidRPr="001110B6">
              <w:rPr>
                <w:rStyle w:val="ac"/>
                <w:color w:val="000000" w:themeColor="text1"/>
                <w:sz w:val="22"/>
                <w:szCs w:val="22"/>
                <w:lang w:val="en-US"/>
              </w:rPr>
              <w:t>6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г.</w:t>
            </w:r>
          </w:p>
        </w:tc>
      </w:tr>
    </w:tbl>
    <w:p w14:paraId="414F2157" w14:textId="77777777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</w:p>
    <w:p w14:paraId="13BEE026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</w:rPr>
        <w:t>Благотворительный фонд «Вклад в будущее»</w:t>
      </w:r>
      <w:r w:rsidRPr="001110B6">
        <w:rPr>
          <w:rFonts w:ascii="Times New Roman" w:hAnsi="Times New Roman" w:cs="Times New Roman"/>
        </w:rPr>
        <w:t xml:space="preserve">, именуемый в дальнейшем </w:t>
      </w:r>
      <w:r w:rsidRPr="001110B6">
        <w:rPr>
          <w:rFonts w:ascii="Times New Roman" w:hAnsi="Times New Roman" w:cs="Times New Roman"/>
          <w:b/>
        </w:rPr>
        <w:t>«Заказчик»,</w:t>
      </w:r>
      <w:r w:rsidRPr="001110B6">
        <w:rPr>
          <w:rFonts w:ascii="Times New Roman" w:hAnsi="Times New Roman" w:cs="Times New Roman"/>
        </w:rPr>
        <w:t xml:space="preserve"> в лице </w:t>
      </w:r>
      <w:bookmarkStart w:id="2" w:name="_Hlk532837555"/>
      <w:r w:rsidRPr="001110B6">
        <w:rPr>
          <w:rFonts w:ascii="Times New Roman" w:hAnsi="Times New Roman" w:cs="Times New Roman"/>
        </w:rPr>
        <w:t xml:space="preserve">Исполнительного директора Положевца Петра Григорьевича, действующего на основании Устава, </w:t>
      </w:r>
      <w:bookmarkEnd w:id="2"/>
      <w:r w:rsidRPr="001110B6">
        <w:rPr>
          <w:rFonts w:ascii="Times New Roman" w:hAnsi="Times New Roman" w:cs="Times New Roman"/>
        </w:rPr>
        <w:t xml:space="preserve">с одной стороны, и </w:t>
      </w:r>
    </w:p>
    <w:p w14:paraId="1CA9C79B" w14:textId="6997EE28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</w:rPr>
        <w:t>Индивидуальный предприниматель Попов Владимир Юрьевич (ОГРНИП 313774634501977)</w:t>
      </w:r>
      <w:r w:rsidR="00A34EA8" w:rsidRPr="008F2FB5">
        <w:rPr>
          <w:rFonts w:ascii="Times New Roman" w:hAnsi="Times New Roman" w:cs="Times New Roman"/>
          <w:bCs/>
        </w:rPr>
        <w:t>,</w:t>
      </w:r>
      <w:r w:rsidRPr="001110B6">
        <w:rPr>
          <w:rFonts w:ascii="Times New Roman" w:hAnsi="Times New Roman" w:cs="Times New Roman"/>
          <w:b/>
        </w:rPr>
        <w:t xml:space="preserve"> </w:t>
      </w:r>
      <w:r w:rsidR="00A34EA8" w:rsidRPr="001110B6">
        <w:rPr>
          <w:rFonts w:ascii="Times New Roman" w:hAnsi="Times New Roman" w:cs="Times New Roman"/>
        </w:rPr>
        <w:t>именуем</w:t>
      </w:r>
      <w:r w:rsidR="00A34EA8">
        <w:rPr>
          <w:rFonts w:ascii="Times New Roman" w:hAnsi="Times New Roman" w:cs="Times New Roman"/>
        </w:rPr>
        <w:t>ый</w:t>
      </w:r>
      <w:r w:rsidR="00A34EA8" w:rsidRPr="001110B6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</w:rPr>
        <w:t xml:space="preserve">в дальнейшем </w:t>
      </w:r>
      <w:r w:rsidRPr="001110B6">
        <w:rPr>
          <w:rFonts w:ascii="Times New Roman" w:hAnsi="Times New Roman" w:cs="Times New Roman"/>
          <w:b/>
          <w:bCs/>
        </w:rPr>
        <w:t>«Исполнитель»</w:t>
      </w:r>
      <w:r w:rsidRPr="001110B6">
        <w:rPr>
          <w:rFonts w:ascii="Times New Roman" w:hAnsi="Times New Roman" w:cs="Times New Roman"/>
        </w:rPr>
        <w:t>, с другой стороны,</w:t>
      </w:r>
    </w:p>
    <w:p w14:paraId="385B48D2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совместно именуемые в дальнейшем «Стороны», а по отдельности – «Сторона», заключили настоящий договор (далее – Договор) о нижеследующем.</w:t>
      </w:r>
    </w:p>
    <w:p w14:paraId="21056D05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14:paraId="68340C4A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ПРЕДМЕТ ДОГОВОРА</w:t>
      </w:r>
    </w:p>
    <w:p w14:paraId="2FC86AEB" w14:textId="136709D9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Исполнитель в соответствии с Техническим </w:t>
      </w:r>
      <w:r w:rsidR="00FC4F38" w:rsidRPr="001110B6">
        <w:rPr>
          <w:color w:val="auto"/>
          <w:sz w:val="22"/>
          <w:szCs w:val="22"/>
        </w:rPr>
        <w:t>задани</w:t>
      </w:r>
      <w:r w:rsidR="00FC4F38">
        <w:rPr>
          <w:color w:val="auto"/>
          <w:sz w:val="22"/>
          <w:szCs w:val="22"/>
        </w:rPr>
        <w:t>е</w:t>
      </w:r>
      <w:r w:rsidR="00FC4F38" w:rsidRPr="001110B6">
        <w:rPr>
          <w:color w:val="auto"/>
          <w:sz w:val="22"/>
          <w:szCs w:val="22"/>
        </w:rPr>
        <w:t>м</w:t>
      </w:r>
      <w:r w:rsidRPr="001110B6">
        <w:rPr>
          <w:color w:val="auto"/>
          <w:sz w:val="22"/>
          <w:szCs w:val="22"/>
        </w:rPr>
        <w:t xml:space="preserve">, согласованным Сторонами в </w:t>
      </w:r>
      <w:r w:rsidR="00FC4F38">
        <w:rPr>
          <w:color w:val="auto"/>
          <w:sz w:val="22"/>
          <w:szCs w:val="22"/>
        </w:rPr>
        <w:t>П</w:t>
      </w:r>
      <w:r w:rsidR="00FC4F38" w:rsidRPr="001110B6">
        <w:rPr>
          <w:color w:val="auto"/>
          <w:sz w:val="22"/>
          <w:szCs w:val="22"/>
        </w:rPr>
        <w:t>риложени</w:t>
      </w:r>
      <w:r w:rsidR="00FC4F38">
        <w:rPr>
          <w:color w:val="auto"/>
          <w:sz w:val="22"/>
          <w:szCs w:val="22"/>
        </w:rPr>
        <w:t>и № 1</w:t>
      </w:r>
      <w:r w:rsidR="00FC4F38" w:rsidRPr="001110B6">
        <w:rPr>
          <w:color w:val="auto"/>
          <w:sz w:val="22"/>
          <w:szCs w:val="22"/>
        </w:rPr>
        <w:t xml:space="preserve"> </w:t>
      </w:r>
      <w:r w:rsidRPr="001110B6">
        <w:rPr>
          <w:color w:val="auto"/>
          <w:sz w:val="22"/>
          <w:szCs w:val="22"/>
        </w:rPr>
        <w:t>к Договору, обязуется оказать услуги</w:t>
      </w:r>
      <w:r w:rsidR="00FC4F38">
        <w:rPr>
          <w:color w:val="auto"/>
          <w:sz w:val="22"/>
          <w:szCs w:val="22"/>
        </w:rPr>
        <w:t xml:space="preserve"> (далее – Услуги)</w:t>
      </w:r>
      <w:r w:rsidRPr="001110B6">
        <w:rPr>
          <w:color w:val="auto"/>
          <w:sz w:val="22"/>
          <w:szCs w:val="22"/>
        </w:rPr>
        <w:t xml:space="preserve">, а Заказчик обязуется принять и оплатить оказанные Услуги. </w:t>
      </w:r>
    </w:p>
    <w:p w14:paraId="36BA92C3" w14:textId="5C9FB0E4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Исполнитель гарантирует, что имеет все необходимые ресурсы и опыт для оказания Услуг по Договору.</w:t>
      </w:r>
    </w:p>
    <w:p w14:paraId="2E9D1111" w14:textId="4AD69AB2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Сроки оказания Услуг, в т.ч. этапов оказания Услуг (при наличии), согласовываются Сторонами в Техническом задании. </w:t>
      </w:r>
      <w:bookmarkStart w:id="3" w:name="_Ref397091642"/>
    </w:p>
    <w:p w14:paraId="5AA484ED" w14:textId="2FF614A2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Требования к содержанию и оформлению результатов оказания Услуг определяются в Техническом задании (далее – результаты Услуг). Если иное не установлено в Техническом задании, результаты Услуг, выраженные в какой-либо объективной форме, в том числе в письменной форме, в форме изображения, звуко- или видеозаписи, а также в объемно-пространственной форме, представляются Исполнителем Заказчику в количестве и на материальных носителях, указанных в Техническом задании.</w:t>
      </w:r>
      <w:bookmarkStart w:id="4" w:name="_Ref396479614"/>
      <w:bookmarkEnd w:id="3"/>
    </w:p>
    <w:p w14:paraId="748C6A6F" w14:textId="77777777" w:rsidR="00D57BA5" w:rsidRPr="001110B6" w:rsidRDefault="00D57BA5" w:rsidP="00D57BA5">
      <w:pPr>
        <w:pStyle w:val="a3"/>
        <w:widowControl w:val="0"/>
        <w:spacing w:line="276" w:lineRule="auto"/>
        <w:ind w:left="0" w:firstLine="706"/>
        <w:jc w:val="both"/>
        <w:rPr>
          <w:color w:val="auto"/>
          <w:sz w:val="22"/>
          <w:szCs w:val="22"/>
        </w:rPr>
      </w:pPr>
    </w:p>
    <w:p w14:paraId="49DC2B92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 xml:space="preserve">ЦЕНА ДОГОВОРА И ПОРЯДОК </w:t>
      </w:r>
      <w:bookmarkEnd w:id="4"/>
      <w:r w:rsidRPr="001110B6">
        <w:rPr>
          <w:b/>
          <w:color w:val="auto"/>
          <w:sz w:val="22"/>
          <w:szCs w:val="22"/>
        </w:rPr>
        <w:t>РАСЧЕТОВ</w:t>
      </w:r>
    </w:p>
    <w:p w14:paraId="1E8054A3" w14:textId="1579E86F" w:rsidR="00D57BA5" w:rsidRPr="00B650F7" w:rsidRDefault="00D57BA5" w:rsidP="00B650F7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bookmarkStart w:id="5" w:name="_Ref396474260"/>
      <w:bookmarkStart w:id="6" w:name="_Ref404087587"/>
      <w:r w:rsidRPr="00B650F7">
        <w:rPr>
          <w:rFonts w:ascii="Times New Roman" w:hAnsi="Times New Roman" w:cs="Times New Roman"/>
        </w:rPr>
        <w:t xml:space="preserve">Стоимость Услуг, </w:t>
      </w:r>
      <w:bookmarkStart w:id="7" w:name="_Hlk144132820"/>
      <w:bookmarkEnd w:id="5"/>
      <w:r w:rsidRPr="00B650F7">
        <w:rPr>
          <w:rFonts w:ascii="Times New Roman" w:hAnsi="Times New Roman" w:cs="Times New Roman"/>
        </w:rPr>
        <w:t>в т.ч. этапов оказания Услуг (при наличии), согласовывается Сторонами в Техническом задании</w:t>
      </w:r>
      <w:bookmarkEnd w:id="7"/>
      <w:r w:rsidRPr="00B650F7">
        <w:rPr>
          <w:rFonts w:ascii="Times New Roman" w:hAnsi="Times New Roman" w:cs="Times New Roman"/>
        </w:rPr>
        <w:t>, которая</w:t>
      </w:r>
      <w:r w:rsidRPr="00B650F7" w:rsidDel="00037D65">
        <w:rPr>
          <w:rFonts w:ascii="Times New Roman" w:hAnsi="Times New Roman" w:cs="Times New Roman"/>
        </w:rPr>
        <w:t xml:space="preserve"> </w:t>
      </w:r>
      <w:r w:rsidRPr="00B650F7">
        <w:rPr>
          <w:rFonts w:ascii="Times New Roman" w:hAnsi="Times New Roman" w:cs="Times New Roman"/>
        </w:rPr>
        <w:t xml:space="preserve">включает в себя стоимость Услуг, все затраты, издержки и расходы Исполнителя, связанные с оказанием Услуг по Договору, оплату обязательных платежей в соответствии с законодательством Российской Федерации, </w:t>
      </w:r>
      <w:r w:rsidR="00B650F7" w:rsidRPr="00B650F7">
        <w:rPr>
          <w:rFonts w:ascii="Times New Roman" w:hAnsi="Times New Roman" w:cs="Times New Roman"/>
        </w:rPr>
        <w:t>а также стоимость исключительных прав на результаты интеллектуальной деятельности, полученные (созданные) в процессе оказания Услуг, в размере 1% от стоимости Услуг</w:t>
      </w:r>
      <w:r w:rsidRPr="00B650F7">
        <w:rPr>
          <w:rFonts w:ascii="Times New Roman" w:hAnsi="Times New Roman" w:cs="Times New Roman"/>
        </w:rPr>
        <w:t xml:space="preserve"> (при наличии). </w:t>
      </w:r>
    </w:p>
    <w:p w14:paraId="3C3BA777" w14:textId="479A7634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Оплата стоимости Услуг, в т.ч. этапов оказания Услуг (при наличии), согласовывается Сторонами в Техническом задании, осуществляется Заказчиком </w:t>
      </w:r>
      <w:bookmarkEnd w:id="6"/>
      <w:r w:rsidRPr="001110B6">
        <w:rPr>
          <w:rFonts w:ascii="Times New Roman" w:hAnsi="Times New Roman" w:cs="Times New Roman"/>
        </w:rPr>
        <w:t xml:space="preserve">путем перечисления денежных средств на расчетный счет Исполнителя, указанный в разделе 14 Договора «Адреса, реквизиты и подписи Сторон», в течение 10 (десяти) </w:t>
      </w:r>
      <w:r w:rsidR="00FC4F38">
        <w:rPr>
          <w:rFonts w:ascii="Times New Roman" w:hAnsi="Times New Roman" w:cs="Times New Roman"/>
        </w:rPr>
        <w:t>рабочих</w:t>
      </w:r>
      <w:r w:rsidR="00FC4F38" w:rsidRPr="001110B6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</w:rPr>
        <w:t>дней с даты подписания Сторонами Акта сдачи-приемки Услуг (далее – Акт), если иной срок оплаты стоимости Услуг не будет согласован Сторонами в Техническом задании.</w:t>
      </w:r>
    </w:p>
    <w:p w14:paraId="6E7BD6CC" w14:textId="68560084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Датой исполнения Заказчиком своих финансовых обязательств по Договору является дата поступления денежных средств на корреспондентский счет банка Исполнителя. Исполнитель вправе потребовать у Заказчика копию платежного поручения с отметкой банка об исполнении в подтверждение оплаты цены Договора. </w:t>
      </w:r>
    </w:p>
    <w:p w14:paraId="1FEC5290" w14:textId="77777777" w:rsidR="00D57BA5" w:rsidRPr="001110B6" w:rsidRDefault="00D57BA5" w:rsidP="00D57BA5">
      <w:pPr>
        <w:pStyle w:val="a9"/>
        <w:widowControl w:val="0"/>
        <w:spacing w:line="276" w:lineRule="auto"/>
        <w:ind w:firstLine="567"/>
        <w:jc w:val="both"/>
        <w:rPr>
          <w:sz w:val="22"/>
          <w:szCs w:val="22"/>
        </w:rPr>
      </w:pPr>
    </w:p>
    <w:p w14:paraId="48281AEE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ПОРЯДОК СДАЧИ-ПРИЕМКИ УСЛУГ</w:t>
      </w:r>
    </w:p>
    <w:p w14:paraId="459DF447" w14:textId="525D0EC6" w:rsidR="00D57BA5" w:rsidRPr="001110B6" w:rsidRDefault="00D57BA5" w:rsidP="00D57BA5">
      <w:pPr>
        <w:pStyle w:val="a3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Не позднее дня, следующего за днем окончания оказания Услуг, Исполнитель обязан направить Заказчику двусторонний Акт, составленный в двух оригинальных экземплярах (форма Акта является Приложением № </w:t>
      </w:r>
      <w:r w:rsidR="00FC4F38">
        <w:rPr>
          <w:color w:val="auto"/>
          <w:sz w:val="22"/>
          <w:szCs w:val="22"/>
        </w:rPr>
        <w:t>2</w:t>
      </w:r>
      <w:r w:rsidR="00FC4F38" w:rsidRPr="001110B6">
        <w:rPr>
          <w:color w:val="auto"/>
          <w:sz w:val="22"/>
          <w:szCs w:val="22"/>
        </w:rPr>
        <w:t xml:space="preserve"> </w:t>
      </w:r>
      <w:r w:rsidRPr="001110B6">
        <w:rPr>
          <w:color w:val="auto"/>
          <w:sz w:val="22"/>
          <w:szCs w:val="22"/>
        </w:rPr>
        <w:t>к Договору) и подписанный со своей Стороны, с приложением результатов Услуг, если таковые предусмотрены Договором и Техническим заданием.</w:t>
      </w:r>
    </w:p>
    <w:p w14:paraId="57B11D2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Заказчик в течение 10 (десяти) рабочих дней со дня получения Акта от Исполнителя обязан подписать Акт со своей стороны и передать один экземпляр Акта Исполнителю или, в случае выявления недостатков Услуги, в указанный в настоящем пункте срок передать Исполнителю мотивированный отказ от подписания Акта с указанием недостатков и сроков их устранения. Обнаруженные недостатки устраняются Исполнителем за свой счет. После устранения недостатков Исполнитель повторно направляет Заказчику Акт. </w:t>
      </w:r>
    </w:p>
    <w:p w14:paraId="40B79D49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Услуга считается оказанной Исполнителем и принятой Заказчиком с даты подписания Сторонами Акта. </w:t>
      </w:r>
    </w:p>
    <w:p w14:paraId="5F19BDA1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p w14:paraId="798CA798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ИНТЕЛЛЕКТУАЛЬНЫЕ ПРАВА</w:t>
      </w:r>
    </w:p>
    <w:p w14:paraId="240677D1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том случае, если в результате исполнения Договора возникнут новые и/или любые иные охраняемые результаты интеллектуальной деятельности и/или приравненные к ним средства индивидуализации (далее - «РИД»), Исполнитель обязуется передать Заказчику исключительные права на них в полном объеме на территории всего мира, в течение всего срока действия авторских прав.</w:t>
      </w:r>
    </w:p>
    <w:p w14:paraId="272F61AC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дает согласие Заказчику осуществлять обнародование РИД любым способом по усмотрению Заказчика, а также использовать результат Услуг (РИД) без указания имени (наименования, логотипа, товарного знака) Исполнителя. Заказчик вправе без согласия Исполнителя (автора) вносить в результат Услуг (РИД) любые изменения и дополнения.</w:t>
      </w:r>
    </w:p>
    <w:p w14:paraId="5FC2C7AB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гарантирует, что созданные им результаты Услуг не нарушают права и законные интересы третьих лиц, передаются свободным от прав третьих лиц и не являются предметом залога, ареста или иного обременения. В случае предъявления каких-либо претензий от третьих лиц в связи с оказанием Услуг по Договору или результатом Услуг (РИД), Исполнитель обязуется самостоятельно и за свой счет урегулировать их. В случае предъявления претензий от третьих лиц напрямую Заказчику, Исполнитель обязуется возместить Заказчику все убытки (в том числе – судебные расходы).</w:t>
      </w:r>
    </w:p>
    <w:p w14:paraId="4E72D033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Во избежание сомнений Заказчик вправе распорядиться принадлежащим ему исключительным правом на РИД любым не противоречащим закону и существу такого исключительного права способом, в том числе путем его отчуждения по договору другому лицу (договор об отчуждении исключительного права)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(лицензионный договор). Согласия Исполнителя на такую передачу (предоставление) не требуется.</w:t>
      </w:r>
    </w:p>
    <w:p w14:paraId="25AA0FA4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Исключительное право на результат Услуг, которым предоставляется или может быть предоставлена правовая охрана как результатам интеллектуальной деятельности, переходит к Заказчику с даты подписания Сторонами Акта. Исполнитель не вправе использовать результаты Услуг без получения письменного согласия Заказчика.</w:t>
      </w:r>
    </w:p>
    <w:p w14:paraId="0826DBA0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В случае досрочного расторжения Договора исключительные права на РИД передаются Заказчику в той части, в которой результат Услуг был им принят.</w:t>
      </w:r>
    </w:p>
    <w:p w14:paraId="55C442D2" w14:textId="77777777" w:rsidR="00D57BA5" w:rsidRPr="001110B6" w:rsidRDefault="00D57BA5" w:rsidP="00D57BA5">
      <w:pPr>
        <w:pStyle w:val="2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Вознаграждение Исполнителя за передачу исключительных прав на РИД по настоящему разделу Договора включено в общую цену Договора, составляет 1 % от стоимости Услуг и не выплачивается Заказчиком дополнительно.</w:t>
      </w:r>
    </w:p>
    <w:p w14:paraId="654446E2" w14:textId="77777777" w:rsidR="00D57BA5" w:rsidRPr="001110B6" w:rsidRDefault="00D57BA5" w:rsidP="00D57BA5">
      <w:pPr>
        <w:pStyle w:val="a9"/>
        <w:widowControl w:val="0"/>
        <w:spacing w:line="276" w:lineRule="auto"/>
        <w:ind w:firstLine="567"/>
        <w:jc w:val="both"/>
        <w:rPr>
          <w:sz w:val="22"/>
          <w:szCs w:val="22"/>
        </w:rPr>
      </w:pPr>
    </w:p>
    <w:p w14:paraId="076028B7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ОБЯЗАТЕЛЬСТВА СТОРОН</w:t>
      </w:r>
    </w:p>
    <w:p w14:paraId="0F06BB71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обязан:</w:t>
      </w:r>
    </w:p>
    <w:p w14:paraId="1051920E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оказать Услуги надлежащим образом и передать Заказчику результат Услуг;</w:t>
      </w:r>
    </w:p>
    <w:p w14:paraId="245CD8D0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обеспечить конфиденциальность полученной от Заказчика документации и информации;</w:t>
      </w:r>
    </w:p>
    <w:p w14:paraId="18F6601B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случае, если в ходе оказания Услуг выявится невозможность оказания Услуг или получения надлежащих результатов Услуг, уведомить Заказчика о данных обстоятельствах в течение 5 (пяти) рабочих дней с даты их выявления;</w:t>
      </w:r>
    </w:p>
    <w:p w14:paraId="3ED1BCA8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после окончания оказания Услуг возвратить полученную от Заказчика документацию;</w:t>
      </w:r>
    </w:p>
    <w:p w14:paraId="0F3F5280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подписывать Акты в порядке и в сроки, установленные Договором;</w:t>
      </w:r>
    </w:p>
    <w:p w14:paraId="0B4CA755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>соблюдать принципы и правила обработки персональных данных (далее – ПДн), установленные Федеральным законом от 27.07.2006 №152-ФЗ «О персональных данных», обеспечивать конфиденциальность ПДн;</w:t>
      </w:r>
    </w:p>
    <w:p w14:paraId="16BC2F83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>не раскрывать третьим лицам и не распространять ПДн без согласия субъекта ПДн, если иное не законодательством Российской Федерации, обеспечивать безопасность ПДн при обработке;</w:t>
      </w:r>
    </w:p>
    <w:p w14:paraId="4C7780F1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>осуществлять защиту ПДн в соответствии с нормативными правовыми актами, правилами и стандартами по защите ПДн, действующими на территории Российской Федерации;</w:t>
      </w:r>
    </w:p>
    <w:p w14:paraId="1F9A7AEA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>при обработке ПДн принимать необходимые правовые, организационные и технические меры для защиты ПДн от неправомерного и (или) случайного доступа к ним, уничтожения, изменения, блокирования, копирования, предоставления, распространения ПДн, а также от иных неправомерных действий в отношении ПДн;</w:t>
      </w:r>
    </w:p>
    <w:p w14:paraId="046A22E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>прекратить обработку переданных ему ПДн при достижении цели обработки ПДн, истечения срока хранения ПДн, отзыва субъектом согласия на обработку ПДн и иных случаях, предусмотренных законодательством Российской Федерации. По запросу Заказчика предоставить документальное подтверждение выполнения указанных действий.</w:t>
      </w:r>
    </w:p>
    <w:p w14:paraId="76CA8F3F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вправе:</w:t>
      </w:r>
    </w:p>
    <w:p w14:paraId="53E66A15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получать от Заказчика документацию, информацию, пояснения, необходимые для выполнения своих обязательств по Договору;</w:t>
      </w:r>
    </w:p>
    <w:p w14:paraId="49808DC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самостоятельно определять методы и способы оказания Услуг по Договору;</w:t>
      </w:r>
    </w:p>
    <w:p w14:paraId="63CB150E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 своему выбору не приступать к оказанию Услуг, приостановить их оказание или отказаться от Договора и потребовать от Заказчика возмещения убытков в случае, если Заказчик в установленный в пункте 5.3.1 срок не предоставит Исполнителю документацию и информацию, необходимую для оказания Услуг;</w:t>
      </w:r>
    </w:p>
    <w:p w14:paraId="00F3A22A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привлечь для оказания Услуг третье лицо, оставаясь ответственным перед Заказчиком за действия третьего лица.</w:t>
      </w:r>
    </w:p>
    <w:p w14:paraId="1DA0E43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Заказчик обязуется:</w:t>
      </w:r>
    </w:p>
    <w:p w14:paraId="405F422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передать Исполнителю в течение 5 (пяти) рабочих дней с даты подписания Договора </w:t>
      </w:r>
      <w:r w:rsidRPr="001110B6">
        <w:rPr>
          <w:rFonts w:ascii="Times New Roman" w:hAnsi="Times New Roman" w:cs="Times New Roman"/>
        </w:rPr>
        <w:lastRenderedPageBreak/>
        <w:t xml:space="preserve">и/или Технического задания имеющуюся у Заказчика документацию и информацию, необходимую для оказания Исполнителем Услуг по Договору и Техническому заданию (при необходимости). </w:t>
      </w:r>
    </w:p>
    <w:p w14:paraId="217AD94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оказывать содействие Исполнителю в оказании Услуг, в том числе дополнительно предоставлять по требованию Исполнителя информацию и документы, необходимые для оказания Услуг последним, давать пояснения по интересующим Исполнителя вопросам. В случае, если пояснения Заказчика, полученные Исполнителем в ходе оказания Услуг, изменяют (уточняют, корректируют) требования Технического задания, такие изменения становятся обязательными для Исполнителя после подписания Сторонами дополнительного соглашения к Договору.</w:t>
      </w:r>
    </w:p>
    <w:p w14:paraId="00ED827C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течение 5 (пяти) рабочих дней с даты получения от Исполнителя уведомления согласно пункту 5.1.3 Договора принять решение о прекращении оказания Услуг (расторжении Договора) либо об изменении условий их оказания. Такие изменения оформляются соответствующим дополнительным соглашением Сторон.</w:t>
      </w:r>
    </w:p>
    <w:p w14:paraId="32B389CB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подписывать Акты в порядке и в сроки, установленные Договором;</w:t>
      </w:r>
    </w:p>
    <w:p w14:paraId="2CB9F3C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оплатить Услуги Исполнителя в размере и на условиях Договора.</w:t>
      </w:r>
    </w:p>
    <w:p w14:paraId="74CB20FA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Заказчик вправе:</w:t>
      </w:r>
    </w:p>
    <w:p w14:paraId="2FBD1809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проверять ход и качество оказываемых Услуг в период действия Договора, не вмешиваясь в деятельность Исполнителя;</w:t>
      </w:r>
    </w:p>
    <w:p w14:paraId="044FE11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отказаться от исполнения Договора и/или Технического задания при условии оплаты Исполнителю фактически понесенных им расходов на оказание Услуг до даты расторжения Договора и/или Технического задания.</w:t>
      </w:r>
    </w:p>
    <w:p w14:paraId="077A342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оказания Услуг ненадлежащего качества по своему усмотрению:</w:t>
      </w:r>
    </w:p>
    <w:p w14:paraId="76306482" w14:textId="77777777" w:rsidR="00D57BA5" w:rsidRPr="001110B6" w:rsidRDefault="00D57BA5" w:rsidP="00D57BA5">
      <w:pPr>
        <w:widowControl w:val="0"/>
        <w:spacing w:after="0"/>
        <w:ind w:left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потребовать соразмерного снижения стоимости Услуг;</w:t>
      </w:r>
    </w:p>
    <w:p w14:paraId="398CB7FA" w14:textId="77777777" w:rsidR="00D57BA5" w:rsidRPr="001110B6" w:rsidRDefault="00D57BA5" w:rsidP="00D57BA5">
      <w:pPr>
        <w:widowControl w:val="0"/>
        <w:spacing w:after="0"/>
        <w:ind w:left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потребовать незамедлительного устранения недостатков Услуг;</w:t>
      </w:r>
    </w:p>
    <w:p w14:paraId="667AC91C" w14:textId="77777777" w:rsidR="00D57BA5" w:rsidRPr="001110B6" w:rsidRDefault="00D57BA5" w:rsidP="00D57BA5">
      <w:pPr>
        <w:widowControl w:val="0"/>
        <w:spacing w:after="0"/>
        <w:ind w:firstLine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самостоятельно или с привлечением третьих лиц за разумную цену устранить недостатки Услуг и потребовать от Исполнителя возмещения своих расходов на устранение недостатков.</w:t>
      </w:r>
    </w:p>
    <w:p w14:paraId="0F822877" w14:textId="77777777" w:rsidR="00D57BA5" w:rsidRPr="001110B6" w:rsidRDefault="00D57BA5" w:rsidP="00D57BA5">
      <w:pPr>
        <w:suppressAutoHyphens/>
        <w:spacing w:after="0"/>
        <w:jc w:val="both"/>
        <w:rPr>
          <w:rFonts w:ascii="Times New Roman" w:hAnsi="Times New Roman" w:cs="Times New Roman"/>
        </w:rPr>
      </w:pPr>
    </w:p>
    <w:p w14:paraId="0F572949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ОТВЕТСТВЕННОСТЬ СТОРОН</w:t>
      </w:r>
    </w:p>
    <w:p w14:paraId="1DD7970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Федерации. </w:t>
      </w:r>
    </w:p>
    <w:p w14:paraId="72C8F81F" w14:textId="59ADE163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нарушения Заказчиком сроков оплаты Исполнитель имеет право начислить Заказчику неустойку в размере 0,1% от суммы неисполненного обязательства за каждый день просрочки</w:t>
      </w:r>
      <w:r w:rsidR="007C42DD" w:rsidRPr="007C42DD">
        <w:rPr>
          <w:rFonts w:ascii="Times New Roman" w:hAnsi="Times New Roman" w:cs="Times New Roman"/>
        </w:rPr>
        <w:t>, но не более 10 (десяти) процентов от суммы Договора</w:t>
      </w:r>
      <w:r w:rsidRPr="001110B6">
        <w:rPr>
          <w:rFonts w:ascii="Times New Roman" w:hAnsi="Times New Roman" w:cs="Times New Roman"/>
        </w:rPr>
        <w:t>. Условия настоящего пункта Договора о начислении неустойки не распространяются на авансовый платёж.</w:t>
      </w:r>
    </w:p>
    <w:p w14:paraId="22E3B9A5" w14:textId="28322101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нарушения Исполнителем сроков выполнения обязательств Заказчик имеет право начислить Исполнителю неустойку в размере 0,1% от суммы неисполненного обязательства за каждый день просрочки</w:t>
      </w:r>
      <w:r w:rsidR="007C42DD">
        <w:rPr>
          <w:rFonts w:ascii="Times New Roman" w:hAnsi="Times New Roman" w:cs="Times New Roman"/>
        </w:rPr>
        <w:t>, но не более 10 (десяти) процентов от суммы Договора.</w:t>
      </w:r>
      <w:r w:rsidR="007C42DD" w:rsidRPr="001110B6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  <w:iCs/>
        </w:rPr>
        <w:t>В случае неисполнения или ненадлежащего исполнения условий п.п. 5.1.6 – 5.1.10 Договора Исполнитель несет ответственность в соответствии с законодательством Российской Федерации.</w:t>
      </w:r>
    </w:p>
    <w:p w14:paraId="1555B68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Уплата неустойки (штрафа, пени) и возмещение убытков, причинённых ненадлежащим исполнением обязательств, не освобождает Стороны Договора от исполнения обязательств по Договору в полном объёме.</w:t>
      </w:r>
    </w:p>
    <w:p w14:paraId="144711E3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p w14:paraId="0585EC96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lastRenderedPageBreak/>
        <w:t>ПОРЯДОК РАССМОТРЕНИЯ СПОРОВ</w:t>
      </w:r>
    </w:p>
    <w:p w14:paraId="7DD1F607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Споры и/или разногласия, возникшие между Сторонами при исполнении условий Договора, решаются путём переговоров. </w:t>
      </w:r>
    </w:p>
    <w:p w14:paraId="7AD86BF1" w14:textId="77777777" w:rsidR="00D57BA5" w:rsidRPr="001110B6" w:rsidRDefault="00D57BA5" w:rsidP="00D57BA5">
      <w:pPr>
        <w:pStyle w:val="a3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 В случае невозможности разрешения спора путем переговоров применяется досудебный (претензионный) порядок разрешения споров. В этих случаях Сторона, право которой нарушено, до обращения в суд обязана предъявить другой Стороне претензию с изложением своих требований. Претензия может быть направлена способами, указанными в разделе 13 Договора, за исключением направления по электронной почте. Срок ответа на претензию устанавливается в 20 (двадцать) рабочих дней со дня ее получения. Ответ на претензию направляется способами, указанными в разделе 13 Договора, за исключением направления по электронной почте.  </w:t>
      </w:r>
    </w:p>
    <w:p w14:paraId="5BB1F110" w14:textId="77777777" w:rsidR="00D57BA5" w:rsidRPr="001110B6" w:rsidRDefault="00D57BA5" w:rsidP="00D57BA5">
      <w:pPr>
        <w:pStyle w:val="a3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В случае невозможности разрешения разногласий путем переговоров, либо в претензионном порядке, споры подлежат рассмотрению в Арбитражном суде города Москвы.</w:t>
      </w:r>
    </w:p>
    <w:p w14:paraId="5479DE09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  <w:b/>
        </w:rPr>
      </w:pPr>
    </w:p>
    <w:p w14:paraId="6247D656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ОБСТОЯТЕЛЬСТВА НЕПРЕОДОЛИМОЙ СИЛЫ</w:t>
      </w:r>
    </w:p>
    <w:p w14:paraId="78F67DA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Стороны освобождаются от ответственности за частичное или полное неисполнение обязательств по Договору, если ненадлежащее исполнение Сторонами обязательств вызвано непреодолимой силой, т.е. чрезвычайными и непредотвратимыми обстоятельствами, возникшими помимо воли и желания Сторон и которые нельзя предвидеть или избежать. К таким обстоятельствам не относятся, в частности, нарушение обязанностей со стороны третьих лиц, отсутствие на рынке нужных для исполнения Договора товаров.</w:t>
      </w:r>
    </w:p>
    <w:p w14:paraId="233E61E8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Сторона, которая не в состоянии выполнить свои обязательства, незамедлительно письменно информирует другую Сторону о начале и прекращении указанных выше обстоятельств, но в любом случае не позднее 3 (трех) рабочих дней после начала их действия и прекращении соответственно. </w:t>
      </w:r>
    </w:p>
    <w:p w14:paraId="2B3EC1A5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Несвоевременное уведомление либо не уведомление об обстоятельствах непреодолимой силы лишает соответствующую Сторону права на освобождение от ответственности за невыполнение обязательств по причине указанных обстоятельств. </w:t>
      </w:r>
    </w:p>
    <w:p w14:paraId="2197B1E8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Если обстоятельство непреодолимой силы непосредственно повлияло на исполнение обязательств в срок, установленный в Договоре, срок исполнения обязательств отодвигается соразмерно времени действия соответствующего обстоятельства, но не более чем на 3 (три) месяца.</w:t>
      </w:r>
    </w:p>
    <w:p w14:paraId="5390D86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Если обстоятельства непреодолимой силы будут действовать свыше 3 (трех) месяцев, то каждая из Сторон вправе расторгнуть настоящий Договор и в этом случае ни одна из Сторон не вправе требовать возмещения убытков.</w:t>
      </w:r>
    </w:p>
    <w:p w14:paraId="76CA364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Доказательством наличия обстоятельств непреодолимой силы и их продолжительности является соответствующее письменное свидетельство органов государственной власти Российской Федерации.</w:t>
      </w:r>
    </w:p>
    <w:p w14:paraId="4690A28C" w14:textId="77777777" w:rsidR="00D57BA5" w:rsidRPr="001110B6" w:rsidRDefault="00D57BA5" w:rsidP="00D57BA5">
      <w:pPr>
        <w:suppressAutoHyphens/>
        <w:spacing w:after="0"/>
        <w:ind w:firstLine="709"/>
        <w:jc w:val="both"/>
        <w:rPr>
          <w:rFonts w:ascii="Times New Roman" w:hAnsi="Times New Roman" w:cs="Times New Roman"/>
        </w:rPr>
      </w:pPr>
    </w:p>
    <w:p w14:paraId="35B8B897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КОНФИДЕНЦИАЛЬНОСТЬ</w:t>
      </w:r>
    </w:p>
    <w:p w14:paraId="0A8E49A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Стороны по Договору обязуются соблюдать конфиденциальность информации. К конфиденциальной информации в рамках Договора относятся любые сведения, в отношении которых одной из Сторон (обладателем) прямо определена их конфиденциальность путем указания на материальных носителях с такой информацией грифа «Конфиденциально» либо путем направления другой Стороне соответствующего письма. </w:t>
      </w:r>
    </w:p>
    <w:p w14:paraId="0FAB77FD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Стороны обязуются обеспечивать обращение с конфиденциальной информацией с той </w:t>
      </w:r>
      <w:r w:rsidRPr="001110B6">
        <w:rPr>
          <w:rFonts w:ascii="Times New Roman" w:hAnsi="Times New Roman" w:cs="Times New Roman"/>
        </w:rPr>
        <w:lastRenderedPageBreak/>
        <w:t>же степенью заботливости и осмотрительности, с какой получающая информацию Сторона обращается со своей собственной конфиденциальной информацией, но ни в коем случае не ниже уровня разумной осторожности.</w:t>
      </w:r>
    </w:p>
    <w:p w14:paraId="4026D7DD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случаях, прямо не предусмотренных законодательством Российской Федерации и Договором, конфиденциальная информация может быть передана третьим лицам только по предварительному письменному согласованию Сторон. В случае раскрытия конфиденциальной информации по законному требованию государственных органов, Сторона, раскрывающая конфиденциальную информацию другой Стороны, обязуется незамедлительно уведомить об этом другую Сторону.</w:t>
      </w:r>
    </w:p>
    <w:p w14:paraId="2D34008B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целях Договора не признается конфиденциальной следующая информация:</w:t>
      </w:r>
    </w:p>
    <w:p w14:paraId="3F05A45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 информация, ставшая общедоступной не по вине или не вследствие нарушения условий Договора Стороной, получающей информацию;</w:t>
      </w:r>
    </w:p>
    <w:p w14:paraId="567F9C1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информация, независимо полученная или разработанная Стороной на законном основании без использования какой-либо конфиденциальной информации разглашающей Стороны.</w:t>
      </w:r>
    </w:p>
    <w:p w14:paraId="7894E8F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Обязательство по соблюдению конфиденциальной информации действует с даты подписания Договора и распространяет свое действие в течение 5 (пяти) лет.</w:t>
      </w:r>
    </w:p>
    <w:p w14:paraId="03B92851" w14:textId="73BE4F60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В случае нарушения какой-либо из Сторон обязательств по сохранению конфиденциальности информации допустившая нарушение Сторона возмещает другой Стороне убытки, причиненные таким нарушением. </w:t>
      </w:r>
      <w:r w:rsidR="003900FA">
        <w:rPr>
          <w:rFonts w:ascii="Times New Roman" w:hAnsi="Times New Roman" w:cs="Times New Roman"/>
        </w:rPr>
        <w:t xml:space="preserve">В целях применения раздела 9 Договора Стороны пришли к соглашению, что к </w:t>
      </w:r>
      <w:r w:rsidR="004556C1">
        <w:rPr>
          <w:rFonts w:ascii="Times New Roman" w:hAnsi="Times New Roman" w:cs="Times New Roman"/>
        </w:rPr>
        <w:t>конфиденциальной информации не будет относиться информация об оказании Исполнителем Услуг по Договору без раскрытия финансовых условий Договора, а также донесением информации о том, что исключительные права на результат Услуг принадлежат Заказчику.</w:t>
      </w:r>
    </w:p>
    <w:p w14:paraId="714C58E8" w14:textId="77777777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</w:p>
    <w:p w14:paraId="18FB9FF0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АНТИКОРРУПЦИОННАЯ ОГОВОРКА</w:t>
      </w:r>
    </w:p>
    <w:p w14:paraId="083383FF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10.1.</w:t>
      </w:r>
      <w:r w:rsidRPr="001110B6">
        <w:rPr>
          <w:rFonts w:ascii="Times New Roman" w:hAnsi="Times New Roman" w:cs="Times New Roman"/>
        </w:rPr>
        <w:tab/>
        <w:t>При исполнении своих обязательств по договору,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3B5B7DE4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10.2.</w:t>
      </w:r>
      <w:r w:rsidRPr="001110B6">
        <w:rPr>
          <w:rFonts w:ascii="Times New Roman" w:hAnsi="Times New Roman" w:cs="Times New Roman"/>
        </w:rPr>
        <w:tab/>
        <w:t>При исполнении своих обязательств по договору, Стороны, их аффилированные лица, работники или посредники не осуществляют действия, квалифицируемые применимым для целей договора законодательством, как дача 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3FF96CC5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10.3.</w:t>
      </w:r>
      <w:r w:rsidRPr="001110B6">
        <w:rPr>
          <w:rFonts w:ascii="Times New Roman" w:hAnsi="Times New Roman" w:cs="Times New Roman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</w:t>
      </w:r>
    </w:p>
    <w:p w14:paraId="5ECE8C58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10.4.</w:t>
      </w:r>
      <w:r w:rsidRPr="001110B6">
        <w:rPr>
          <w:rFonts w:ascii="Times New Roman" w:hAnsi="Times New Roman" w:cs="Times New Roman"/>
        </w:rPr>
        <w:tab/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настоящего пункта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</w:t>
      </w:r>
    </w:p>
    <w:p w14:paraId="34EAF073" w14:textId="77777777" w:rsidR="00D57BA5" w:rsidRPr="001110B6" w:rsidRDefault="00D57BA5" w:rsidP="00D57BA5">
      <w:pPr>
        <w:pStyle w:val="a3"/>
        <w:keepNext/>
        <w:widowControl w:val="0"/>
        <w:spacing w:line="276" w:lineRule="auto"/>
        <w:ind w:left="0"/>
        <w:jc w:val="both"/>
        <w:rPr>
          <w:b/>
          <w:color w:val="auto"/>
          <w:sz w:val="22"/>
          <w:szCs w:val="22"/>
        </w:rPr>
      </w:pPr>
    </w:p>
    <w:p w14:paraId="34173582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ЗАВЕРЕНИЯ ОБ ОБСТОЯТЕЛЬСТВАХ. ГАРАНТИИ.</w:t>
      </w:r>
    </w:p>
    <w:p w14:paraId="796C8BDF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11.1. Заключая настоящий Договор, Стороны заявляют и заверяют друг друга в следующем:</w:t>
      </w:r>
    </w:p>
    <w:p w14:paraId="543EED6F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 xml:space="preserve">- Стороны имеют все полномочия заключить настоящий Договор и выполнить взятые на себя обязательства по настоящему Договору. Сторонами соблюдены требования законодательства и собственных нормативных актов к заключению Договора, включая требования о заключении крупных сделок, сделок, в совершении которых имеется заинтересованность и прочих. </w:t>
      </w:r>
    </w:p>
    <w:p w14:paraId="0D27AC18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Лица, подписывающие настоящий Договор и все документы, относящиеся к нему, имеют на это необходимые полномочия. Сторона и органы управления Стороны не являются участниками корпоративного спора.</w:t>
      </w:r>
    </w:p>
    <w:p w14:paraId="4601D65B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Информация, предоставленная Сторонами друг другу в связи с настоящим Договором, является достоверной, полной и точной во всех отношениях, и никто не скрыл обстоятельств, которые при обнаружении могли бы негативно повлиять на возможность исполнения Сторонами обязательств по настоящему Договору.</w:t>
      </w:r>
    </w:p>
    <w:p w14:paraId="4F893F65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Все документы, касающиеся настоящего Договора, являются должным образом подписанными и обязательными для Сторон.</w:t>
      </w:r>
    </w:p>
    <w:p w14:paraId="5F51D377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Отсутствуют основания и, как следствие, вероятность возбуждения в отношении Сторон в настоящее время или в обозримом будущем процедуры банкротства, реорганизации или ликвидации.</w:t>
      </w:r>
    </w:p>
    <w:p w14:paraId="612A6AE6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Договор заключается Сторонами добровольно и на взаимовыгодных условиях, Сторонам настоящего Договора и их представителям не поступают угрозы и в отношении них не совершаются насильственные действия, направленные на понуждение их к заключению настоящего Договора;</w:t>
      </w:r>
    </w:p>
    <w:p w14:paraId="3353DE42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Обязательства, принятые Сторонами на себя в настоящем Договоре, являются законными и действительными обязательствами, исполнение которых может быть истребовано в принудительном порядке.</w:t>
      </w:r>
    </w:p>
    <w:p w14:paraId="3382689D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Стороны надлежащим образом зарегистрированы и поставлены на налоговый учет в качестве субъектов хозяйственной и иной, не запрещенной законом деятельности, действуют добросовестно, осуществляют оплату налоговых платежей в порядке и в сроки, установленные действующим законодательством Российской Федерации.</w:t>
      </w:r>
    </w:p>
    <w:p w14:paraId="2CF41252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11.2. Исполнитель заверяет и гарантирует, что:</w:t>
      </w:r>
    </w:p>
    <w:p w14:paraId="2A6FB1FA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имеет все достаточные ресурсы, необходимые для исполнения Договора (материальные, финансовые, технические, людские и прочие).</w:t>
      </w:r>
    </w:p>
    <w:p w14:paraId="1A0B83A9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- Отсутствуют сведения об Исполнителе в реестре недобросовестных поставщиков (подрядчиков, исполнителей), который ведется на основании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нужд. </w:t>
      </w:r>
    </w:p>
    <w:p w14:paraId="46C6BAF1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Если это установлено требованиями законодательства Российской Федерации – Исполнитель имеет и поддерживает действие всех необходимых для выполнения своих обязательств по Договору лицензий, допусков, регистраций, согласий и разрешений.</w:t>
      </w:r>
    </w:p>
    <w:p w14:paraId="50FE9381" w14:textId="77777777" w:rsidR="00D57BA5" w:rsidRPr="001110B6" w:rsidRDefault="00D57BA5" w:rsidP="00D57BA5">
      <w:pPr>
        <w:pStyle w:val="a3"/>
        <w:keepNext/>
        <w:widowControl w:val="0"/>
        <w:spacing w:line="276" w:lineRule="auto"/>
        <w:ind w:left="0"/>
        <w:jc w:val="both"/>
        <w:rPr>
          <w:b/>
          <w:color w:val="auto"/>
          <w:sz w:val="22"/>
          <w:szCs w:val="22"/>
        </w:rPr>
      </w:pPr>
    </w:p>
    <w:p w14:paraId="516DA18A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СРОК ДЕЙСТВИЯ ДОГОВОРА</w:t>
      </w:r>
    </w:p>
    <w:p w14:paraId="75DB17A0" w14:textId="77777777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567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Договор вступает в силу с даты его подписания Сторонами и действует до 25 апреля 2027 года или до исполнения Сторонами принятых на себя обязательств в полном объеме, возникших до истечения указанного срока Договора.</w:t>
      </w:r>
    </w:p>
    <w:p w14:paraId="712655ED" w14:textId="5516E429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567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Прекращение действия Договора не освобождает Стороны от уплаты штрафных санкций и иной ответственности, установленной Договором и законодательством Российской </w:t>
      </w:r>
      <w:r w:rsidRPr="001110B6">
        <w:rPr>
          <w:rFonts w:ascii="Times New Roman" w:hAnsi="Times New Roman" w:cs="Times New Roman"/>
        </w:rPr>
        <w:lastRenderedPageBreak/>
        <w:t>Федерации.</w:t>
      </w:r>
    </w:p>
    <w:p w14:paraId="66BB483A" w14:textId="77777777" w:rsidR="00D57BA5" w:rsidRPr="001110B6" w:rsidRDefault="00D57BA5" w:rsidP="00D57BA5">
      <w:pPr>
        <w:widowControl w:val="0"/>
        <w:spacing w:after="0"/>
        <w:ind w:left="567"/>
        <w:contextualSpacing/>
        <w:jc w:val="both"/>
        <w:rPr>
          <w:rFonts w:ascii="Times New Roman" w:hAnsi="Times New Roman" w:cs="Times New Roman"/>
        </w:rPr>
      </w:pPr>
    </w:p>
    <w:p w14:paraId="39CEBEE6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ЗАКЛЮЧИТЕЛЬНЫЕ ПОЛОЖЕНИЯ</w:t>
      </w:r>
    </w:p>
    <w:p w14:paraId="4B7E51A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Договор составлен в двух экземплярах, имеющих одинаковую юридическую силу, по одному экземпляру для каждой из Сторон.</w:t>
      </w:r>
    </w:p>
    <w:p w14:paraId="480E395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Ни одна из Сторон не вправе передавать свои обязательства по Договору третьим лицам без письменного согласия на то другой Стороны.</w:t>
      </w:r>
    </w:p>
    <w:p w14:paraId="64B9E297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Любые изменения и дополнения к Договору, в т.ч. к Техническому заданию, действительны при условии, если они совершены в письменной форме и подписаны Сторонами или надлежаще уполномоченными представителями Сторон. При недостижении Сторонами соглашения об изменении условий Договора или Технического задания Договор или Техническое задание могут быть изменены судом в порядке и по основаниям, предусмотренным Гражданским кодексом Российской Федерации.</w:t>
      </w:r>
    </w:p>
    <w:p w14:paraId="4A36B8F6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Расторжение Договора и/или Технического задания допускается по соглашению Сторон, по решению суда или вследствие одностороннего отказа Стороны от исполнения Договора и/или Технического задания по основаниям, предусмотренным Гражданским кодексом Российской Федерации.</w:t>
      </w:r>
    </w:p>
    <w:p w14:paraId="306283BE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Все сообщения, предупреждения, уведомления, заявления и иные юридически значимые сообщения (далее вместе – сообщение) Сторон в ходе исполнения Договора направляются Сторонами в письменной форме по электронной почте либо через операторов почтовой связи общего пользования (далее – почтой), заказным письмом с уведомлением о вручении, а претензия также с описью вложения, по адресам, указанным в разделе 14 Договора, либо передаются нарочным под подпись уполномоченному представителю принимающей Стороны.</w:t>
      </w:r>
    </w:p>
    <w:p w14:paraId="4E64E9B6" w14:textId="77777777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Сообщение по электронной почте считается полученным принимающей Стороной в день успешной отправки этого сообщения, при условии, что оно отправляется по адресам, указанным в разделе 14 Договора. Отправка сообщения по электронной почте считается не состоявшейся, если передающая Сторона получает сообщение о невозможности доставки. В этом случае передающая Сторона должна отправить сообщение почтой, заказным письмом с уведомлением о вручении, по адресу места нахождения, указанному в разделе 14 Договора.</w:t>
      </w:r>
    </w:p>
    <w:p w14:paraId="1066D538" w14:textId="77777777" w:rsidR="00D57BA5" w:rsidRPr="001110B6" w:rsidRDefault="00D57BA5" w:rsidP="00D57BA5">
      <w:pPr>
        <w:pStyle w:val="a3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Сообщение, направленное почтой, заказным письмом с уведомлением, считается полученным принимающей Стороной в следующих случаях:</w:t>
      </w:r>
    </w:p>
    <w:p w14:paraId="540E809C" w14:textId="77777777" w:rsidR="00D57BA5" w:rsidRPr="001110B6" w:rsidRDefault="00D57BA5" w:rsidP="00D57BA5">
      <w:pPr>
        <w:pStyle w:val="a3"/>
        <w:numPr>
          <w:ilvl w:val="2"/>
          <w:numId w:val="1"/>
        </w:numPr>
        <w:spacing w:line="276" w:lineRule="auto"/>
        <w:ind w:left="0" w:firstLine="90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имеется подтверждающая факт получения сообщения информация сервиса «Отслеживание почтовых отправлений» с официального сайта ФГУП «Почта России» или, если письма направлены через иную организацию почтовой связи, информация от такой организации почтовой связи, полученная любым способом;</w:t>
      </w:r>
    </w:p>
    <w:p w14:paraId="4B68D483" w14:textId="77777777" w:rsidR="00D57BA5" w:rsidRPr="001110B6" w:rsidRDefault="00D57BA5" w:rsidP="00D57BA5">
      <w:pPr>
        <w:pStyle w:val="a3"/>
        <w:numPr>
          <w:ilvl w:val="2"/>
          <w:numId w:val="1"/>
        </w:numPr>
        <w:spacing w:line="276" w:lineRule="auto"/>
        <w:ind w:left="0" w:firstLine="90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несмотря на почтовое извещение, принимающая Сторона не явилась за получением сообщения или отказалась от его получения, или сообщение не вручено принимающей Стороне в связи с отсутствием адресата по указанному в разделе 14 Договора адресу, в результате чего сообщение возвращено организацией почтовой связи по адресу направляющей Стороны с указанием причины возврата.</w:t>
      </w:r>
    </w:p>
    <w:p w14:paraId="0FAD7864" w14:textId="77777777" w:rsidR="00D57BA5" w:rsidRPr="001110B6" w:rsidRDefault="00D57BA5" w:rsidP="00D57BA5">
      <w:pPr>
        <w:pStyle w:val="a3"/>
        <w:numPr>
          <w:ilvl w:val="1"/>
          <w:numId w:val="1"/>
        </w:numPr>
        <w:suppressAutoHyphens/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Сообщение считается доставленным и в тех случаях, если оно поступило принимающей Стороне, но по обстоятельствам, зависящим от нее, не было ей вручено, или принимающая Сторона не ознакомилась с ним. Сообщение, переданное нарочным принимающей </w:t>
      </w:r>
      <w:r w:rsidRPr="001110B6">
        <w:rPr>
          <w:color w:val="auto"/>
          <w:sz w:val="22"/>
          <w:szCs w:val="22"/>
        </w:rPr>
        <w:lastRenderedPageBreak/>
        <w:t>Стороне, считается полученным такой Стороной с даты фактического вручения сообщения уполномоченному представителю принимающей Стороны под подпись.</w:t>
      </w:r>
    </w:p>
    <w:p w14:paraId="0CF03CCB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изменения сведений, в том числе наименования, банковских реквизитов, адреса местонахождения, номеров телефонов и иных данных, Сторона, чьи сведения были изменены, обязана незамедлительно уведомить другую Сторону об указанных изменениях путем направления соответствующего письменного сообщения способами, предусмотренными пунктами 13.5. – 13.8. Договора.</w:t>
      </w:r>
    </w:p>
    <w:p w14:paraId="7758EE84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 всем вопросам, не урегулированным Договором и/или Техническим заданием, Стороны будут руководствоваться законодательством Российской Федерации.</w:t>
      </w:r>
    </w:p>
    <w:p w14:paraId="29C335B1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К </w:t>
      </w:r>
      <w:r w:rsidRPr="001110B6">
        <w:rPr>
          <w:rFonts w:ascii="Times New Roman" w:hAnsi="Times New Roman" w:cs="Times New Roman"/>
          <w:spacing w:val="-4"/>
        </w:rPr>
        <w:t>Договор</w:t>
      </w:r>
      <w:r w:rsidRPr="001110B6">
        <w:rPr>
          <w:rFonts w:ascii="Times New Roman" w:hAnsi="Times New Roman" w:cs="Times New Roman"/>
        </w:rPr>
        <w:t>у прилагается и является неотъемлемой его частью:</w:t>
      </w:r>
    </w:p>
    <w:p w14:paraId="40EF84D1" w14:textId="77777777" w:rsidR="00D57BA5" w:rsidRPr="001110B6" w:rsidRDefault="00D57BA5" w:rsidP="00D57BA5">
      <w:pPr>
        <w:pStyle w:val="a3"/>
        <w:widowControl w:val="0"/>
        <w:numPr>
          <w:ilvl w:val="2"/>
          <w:numId w:val="1"/>
        </w:numPr>
        <w:spacing w:line="276" w:lineRule="auto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Приложение № 1 – Форма акта сдачи-приемки Услуг.</w:t>
      </w:r>
    </w:p>
    <w:p w14:paraId="3FC724A3" w14:textId="77777777" w:rsidR="00D57BA5" w:rsidRPr="001110B6" w:rsidRDefault="00D57BA5" w:rsidP="00D57BA5">
      <w:pPr>
        <w:pStyle w:val="a3"/>
        <w:widowControl w:val="0"/>
        <w:spacing w:line="276" w:lineRule="auto"/>
        <w:ind w:left="1404"/>
        <w:jc w:val="both"/>
        <w:rPr>
          <w:color w:val="auto"/>
          <w:sz w:val="22"/>
          <w:szCs w:val="22"/>
        </w:rPr>
      </w:pPr>
    </w:p>
    <w:p w14:paraId="55D54B78" w14:textId="77777777" w:rsidR="00D57BA5" w:rsidRPr="001110B6" w:rsidRDefault="00D57BA5" w:rsidP="00D57BA5">
      <w:pPr>
        <w:pStyle w:val="a3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АДРЕСА, РЕКВИЗИТЫ И ПОДПИСИ СТОРОН</w:t>
      </w:r>
    </w:p>
    <w:p w14:paraId="72BD14A8" w14:textId="77777777" w:rsidR="00D57BA5" w:rsidRPr="001110B6" w:rsidRDefault="00D57BA5" w:rsidP="00D57BA5">
      <w:pPr>
        <w:keepNext/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tbl>
      <w:tblPr>
        <w:tblW w:w="907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8"/>
        <w:gridCol w:w="4673"/>
      </w:tblGrid>
      <w:tr w:rsidR="00D57BA5" w:rsidRPr="001110B6" w14:paraId="0CCE495A" w14:textId="77777777" w:rsidTr="00C655D5">
        <w:trPr>
          <w:trHeight w:val="1413"/>
        </w:trPr>
        <w:tc>
          <w:tcPr>
            <w:tcW w:w="4398" w:type="dxa"/>
          </w:tcPr>
          <w:p w14:paraId="5ACE579B" w14:textId="77777777" w:rsidR="00D57BA5" w:rsidRPr="001110B6" w:rsidRDefault="00D57BA5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3903C8C6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Благотворительный фонд «Вклад в будущее»</w:t>
            </w:r>
          </w:p>
          <w:p w14:paraId="613A2A3F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Адрес места нахождения: 117312,  Москва г, Вавилова ул, дом № 19</w:t>
            </w:r>
          </w:p>
          <w:p w14:paraId="0F739652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ИНН 7736255272</w:t>
            </w:r>
          </w:p>
          <w:p w14:paraId="605A7CB0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КПП 773601001</w:t>
            </w:r>
          </w:p>
          <w:p w14:paraId="0A6E4EEC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ОГРН 1157700017518</w:t>
            </w:r>
          </w:p>
          <w:p w14:paraId="44D66530" w14:textId="77777777" w:rsidR="00D57BA5" w:rsidRPr="001110B6" w:rsidRDefault="00D57BA5" w:rsidP="00C655D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Банковские реквизиты:</w:t>
            </w:r>
          </w:p>
          <w:p w14:paraId="6FF4B7C7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р/сч № 40703810300020000003 в ПАО СБЕРБАНК г. Москва </w:t>
            </w:r>
          </w:p>
          <w:p w14:paraId="1A3B493A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БИК 044525225 </w:t>
            </w:r>
          </w:p>
          <w:p w14:paraId="6F74FA2D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К/с 30101810400000000225</w:t>
            </w:r>
          </w:p>
          <w:p w14:paraId="75AE94D1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5901B86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447CB86C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7FBBF1C7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__________________ / П. Г. Положевец /</w:t>
            </w:r>
          </w:p>
          <w:p w14:paraId="68376ABB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м.п.</w:t>
            </w:r>
          </w:p>
          <w:p w14:paraId="3106897C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62D5360F" w14:textId="77777777" w:rsidR="00D57BA5" w:rsidRPr="001110B6" w:rsidRDefault="00D57BA5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2887B963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79DFDFEE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 xml:space="preserve">Юридический адрес: 125635, г. Москва, Ангарская ул., д. 10, кв. 22 </w:t>
            </w:r>
          </w:p>
          <w:p w14:paraId="1C9EACEB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ИНН 774308078441</w:t>
            </w:r>
          </w:p>
          <w:p w14:paraId="0E5C65CD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 xml:space="preserve">ОГРНИП № 313774634501977 </w:t>
            </w:r>
          </w:p>
          <w:p w14:paraId="09BA2651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р/с № 40802810738040010229</w:t>
            </w:r>
          </w:p>
          <w:p w14:paraId="455CB7C9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в Московском банке ОАО "Сбербанк России"</w:t>
            </w:r>
          </w:p>
          <w:p w14:paraId="11036301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к/с № 30101810400000000225</w:t>
            </w:r>
          </w:p>
          <w:p w14:paraId="49F9CDB1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БИК 044525225</w:t>
            </w:r>
          </w:p>
          <w:p w14:paraId="0F54DF36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</w:p>
          <w:p w14:paraId="4603E146" w14:textId="77777777" w:rsidR="00D57BA5" w:rsidRPr="00823D74" w:rsidRDefault="00D57BA5" w:rsidP="00C655D5">
            <w:pPr>
              <w:pStyle w:val="16"/>
              <w:spacing w:line="28" w:lineRule="atLeast"/>
              <w:jc w:val="both"/>
              <w:rPr>
                <w:rStyle w:val="aff2"/>
                <w:rFonts w:eastAsiaTheme="minorHAnsi" w:cs="Times New Roman"/>
                <w:b/>
                <w:bCs/>
                <w:color w:val="auto"/>
                <w:sz w:val="22"/>
                <w:szCs w:val="22"/>
                <w:bdr w:val="none" w:sz="0" w:space="0" w:color="auto"/>
                <w:lang w:val="ru-RU" w:eastAsia="en-US"/>
              </w:rPr>
            </w:pPr>
          </w:p>
          <w:p w14:paraId="45A2D898" w14:textId="77777777" w:rsidR="006C2AD3" w:rsidRPr="00823D74" w:rsidRDefault="006C2AD3" w:rsidP="00C655D5">
            <w:pPr>
              <w:pStyle w:val="16"/>
              <w:spacing w:line="28" w:lineRule="atLeast"/>
              <w:jc w:val="both"/>
              <w:rPr>
                <w:rStyle w:val="aff2"/>
                <w:rFonts w:eastAsiaTheme="minorHAnsi" w:cs="Times New Roman"/>
                <w:b/>
                <w:bCs/>
                <w:color w:val="auto"/>
                <w:sz w:val="22"/>
                <w:szCs w:val="22"/>
                <w:bdr w:val="none" w:sz="0" w:space="0" w:color="auto"/>
                <w:lang w:val="ru-RU" w:eastAsia="en-US"/>
              </w:rPr>
            </w:pPr>
          </w:p>
          <w:p w14:paraId="1DE61F49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204AF9BB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775B35F9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__________________ / В. Ю. Попов /</w:t>
            </w:r>
          </w:p>
          <w:p w14:paraId="013296C2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м.п.</w:t>
            </w:r>
          </w:p>
        </w:tc>
      </w:tr>
      <w:tr w:rsidR="00D57BA5" w:rsidRPr="001110B6" w14:paraId="1C96FA27" w14:textId="77777777" w:rsidTr="00C655D5">
        <w:trPr>
          <w:trHeight w:val="988"/>
        </w:trPr>
        <w:tc>
          <w:tcPr>
            <w:tcW w:w="4398" w:type="dxa"/>
          </w:tcPr>
          <w:p w14:paraId="60E0B000" w14:textId="77777777" w:rsidR="00D57BA5" w:rsidRPr="001110B6" w:rsidRDefault="00D57BA5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26CCDF15" w14:textId="77777777" w:rsidR="00D57BA5" w:rsidRPr="001110B6" w:rsidRDefault="00D57BA5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07759E" w14:textId="77777777" w:rsidR="00D57BA5" w:rsidRPr="001110B6" w:rsidRDefault="00D57BA5" w:rsidP="00D57BA5">
      <w:pPr>
        <w:jc w:val="both"/>
        <w:rPr>
          <w:rFonts w:ascii="Times New Roman" w:hAnsi="Times New Roman" w:cs="Times New Roman"/>
          <w:b/>
          <w:color w:val="365F91" w:themeColor="accent1" w:themeShade="BF"/>
        </w:rPr>
      </w:pPr>
    </w:p>
    <w:p w14:paraId="24382B3B" w14:textId="77777777" w:rsidR="00D57BA5" w:rsidRPr="001110B6" w:rsidRDefault="00D57BA5" w:rsidP="00D57BA5">
      <w:pPr>
        <w:jc w:val="both"/>
        <w:rPr>
          <w:rFonts w:ascii="Times New Roman" w:hAnsi="Times New Roman" w:cs="Times New Roman"/>
          <w:b/>
          <w:color w:val="365F91" w:themeColor="accent1" w:themeShade="BF"/>
        </w:rPr>
      </w:pPr>
      <w:r w:rsidRPr="001110B6">
        <w:rPr>
          <w:rFonts w:ascii="Times New Roman" w:hAnsi="Times New Roman" w:cs="Times New Roman"/>
          <w:b/>
          <w:color w:val="365F91" w:themeColor="accent1" w:themeShade="BF"/>
        </w:rPr>
        <w:br w:type="page"/>
      </w:r>
    </w:p>
    <w:p w14:paraId="4F806517" w14:textId="49F281B1" w:rsidR="00FC4F38" w:rsidRPr="00823D74" w:rsidRDefault="00FC4F38" w:rsidP="00FC4F38">
      <w:pPr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lastRenderedPageBreak/>
        <w:t xml:space="preserve">Приложение № </w:t>
      </w:r>
      <w:r>
        <w:rPr>
          <w:rFonts w:ascii="Times New Roman" w:hAnsi="Times New Roman" w:cs="Times New Roman"/>
          <w:b/>
        </w:rPr>
        <w:t>1</w:t>
      </w:r>
    </w:p>
    <w:p w14:paraId="0BB30F41" w14:textId="62709F44" w:rsidR="00FC4F38" w:rsidRPr="001110B6" w:rsidRDefault="00FC4F38" w:rsidP="00FC4F38">
      <w:pPr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 xml:space="preserve">к </w:t>
      </w:r>
      <w:r>
        <w:rPr>
          <w:rFonts w:ascii="Times New Roman" w:hAnsi="Times New Roman" w:cs="Times New Roman"/>
          <w:b/>
        </w:rPr>
        <w:t>Д</w:t>
      </w:r>
      <w:r w:rsidRPr="001110B6">
        <w:rPr>
          <w:rFonts w:ascii="Times New Roman" w:hAnsi="Times New Roman" w:cs="Times New Roman"/>
          <w:b/>
        </w:rPr>
        <w:t xml:space="preserve">оговору </w:t>
      </w:r>
      <w:r w:rsidR="00A34EA8">
        <w:rPr>
          <w:rFonts w:ascii="Times New Roman" w:hAnsi="Times New Roman" w:cs="Times New Roman"/>
          <w:b/>
        </w:rPr>
        <w:t xml:space="preserve">№ </w:t>
      </w:r>
      <w:r w:rsidRPr="008F2FB5">
        <w:rPr>
          <w:rStyle w:val="af5"/>
          <w:rFonts w:ascii="Times New Roman" w:hAnsi="Times New Roman" w:cs="Times New Roman"/>
          <w:b/>
          <w:bCs/>
          <w:sz w:val="22"/>
          <w:szCs w:val="22"/>
        </w:rPr>
        <w:t>ИИЧ</w:t>
      </w:r>
      <w:r w:rsidRPr="008F2FB5">
        <w:rPr>
          <w:rFonts w:ascii="Times New Roman" w:hAnsi="Times New Roman" w:cs="Times New Roman"/>
          <w:b/>
          <w:bCs/>
          <w:color w:val="000000"/>
        </w:rPr>
        <w:t xml:space="preserve">Б012026 </w:t>
      </w:r>
      <w:r w:rsidRPr="001110B6">
        <w:rPr>
          <w:rFonts w:ascii="Times New Roman" w:hAnsi="Times New Roman" w:cs="Times New Roman"/>
          <w:b/>
        </w:rPr>
        <w:t>от «</w:t>
      </w:r>
      <w:r w:rsidR="00A34EA8">
        <w:rPr>
          <w:rFonts w:ascii="Times New Roman" w:hAnsi="Times New Roman" w:cs="Times New Roman"/>
          <w:b/>
        </w:rPr>
        <w:t>02</w:t>
      </w:r>
      <w:r w:rsidRPr="001110B6">
        <w:rPr>
          <w:rFonts w:ascii="Times New Roman" w:hAnsi="Times New Roman" w:cs="Times New Roman"/>
          <w:b/>
        </w:rPr>
        <w:t xml:space="preserve">» </w:t>
      </w:r>
      <w:r w:rsidR="00A34EA8">
        <w:rPr>
          <w:rFonts w:ascii="Times New Roman" w:hAnsi="Times New Roman" w:cs="Times New Roman"/>
          <w:b/>
        </w:rPr>
        <w:t>марта</w:t>
      </w:r>
      <w:r w:rsidR="00A34EA8" w:rsidRPr="001110B6">
        <w:rPr>
          <w:rFonts w:ascii="Times New Roman" w:hAnsi="Times New Roman" w:cs="Times New Roman"/>
          <w:b/>
        </w:rPr>
        <w:t xml:space="preserve"> </w:t>
      </w:r>
      <w:r w:rsidRPr="001110B6">
        <w:rPr>
          <w:rFonts w:ascii="Times New Roman" w:hAnsi="Times New Roman" w:cs="Times New Roman"/>
          <w:b/>
        </w:rPr>
        <w:t>2026 года</w:t>
      </w:r>
    </w:p>
    <w:p w14:paraId="6F5CF9AA" w14:textId="77777777" w:rsidR="00FC4F38" w:rsidRPr="001110B6" w:rsidRDefault="00FC4F38" w:rsidP="00FC4F38">
      <w:pPr>
        <w:jc w:val="both"/>
        <w:rPr>
          <w:rFonts w:ascii="Times New Roman" w:hAnsi="Times New Roman" w:cs="Times New Roman"/>
          <w:b/>
        </w:rPr>
      </w:pPr>
    </w:p>
    <w:p w14:paraId="5CE2F2C8" w14:textId="77777777" w:rsidR="00FC4F38" w:rsidRPr="001110B6" w:rsidRDefault="00FC4F38" w:rsidP="00FC4F38">
      <w:pPr>
        <w:jc w:val="center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  <w:bCs/>
        </w:rPr>
        <w:t>Техническое задание</w:t>
      </w:r>
      <w:r w:rsidRPr="001110B6">
        <w:rPr>
          <w:rFonts w:ascii="Times New Roman" w:hAnsi="Times New Roman" w:cs="Times New Roman"/>
          <w:b/>
          <w:bCs/>
        </w:rPr>
        <w:br/>
      </w:r>
    </w:p>
    <w:p w14:paraId="0988BE99" w14:textId="1AAA357A" w:rsidR="00FC4F38" w:rsidRPr="001110B6" w:rsidRDefault="00FC4F38" w:rsidP="00FC4F38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  <w:t>Предмет: Исполнитель обязуется оказать Заказчику Услуги по р</w:t>
      </w:r>
      <w:r w:rsidRPr="001110B6">
        <w:rPr>
          <w:rFonts w:ascii="Times New Roman" w:eastAsia="Times New Roman" w:hAnsi="Times New Roman" w:cs="Times New Roman"/>
        </w:rPr>
        <w:t>азработке, внедрению и запуске в эксплуатацию сервиса «</w:t>
      </w:r>
      <w:r w:rsidRPr="001110B6">
        <w:rPr>
          <w:rFonts w:ascii="Times New Roman" w:hAnsi="Times New Roman" w:cs="Times New Roman"/>
        </w:rPr>
        <w:t xml:space="preserve">ИИ-агент-чат-бот для портала </w:t>
      </w:r>
      <w:r w:rsidR="00A34EA8">
        <w:rPr>
          <w:rFonts w:ascii="Times New Roman" w:hAnsi="Times New Roman" w:cs="Times New Roman"/>
        </w:rPr>
        <w:t>Заказчика</w:t>
      </w:r>
      <w:r w:rsidRPr="001110B6">
        <w:rPr>
          <w:rFonts w:ascii="Times New Roman" w:eastAsia="Times New Roman" w:hAnsi="Times New Roman" w:cs="Times New Roman"/>
        </w:rPr>
        <w:t xml:space="preserve">» — веб-чат-бота, встроенного в главную страницу портала </w:t>
      </w:r>
      <w:r w:rsidR="00A34EA8">
        <w:rPr>
          <w:rFonts w:ascii="Times New Roman" w:eastAsia="Times New Roman" w:hAnsi="Times New Roman" w:cs="Times New Roman"/>
        </w:rPr>
        <w:t>Заказчика</w:t>
      </w:r>
      <w:r w:rsidRPr="001110B6">
        <w:rPr>
          <w:rFonts w:ascii="Times New Roman" w:eastAsia="Times New Roman" w:hAnsi="Times New Roman" w:cs="Times New Roman"/>
        </w:rPr>
        <w:t xml:space="preserve"> «</w:t>
      </w:r>
      <w:r w:rsidRPr="001110B6">
        <w:rPr>
          <w:rFonts w:ascii="Times New Roman" w:eastAsia="Times New Roman" w:hAnsi="Times New Roman" w:cs="Times New Roman"/>
          <w:lang w:val="en-US"/>
        </w:rPr>
        <w:t>vbudushee</w:t>
      </w:r>
      <w:r w:rsidRPr="001110B6">
        <w:rPr>
          <w:rFonts w:ascii="Times New Roman" w:eastAsia="Times New Roman" w:hAnsi="Times New Roman" w:cs="Times New Roman"/>
        </w:rPr>
        <w:t>.</w:t>
      </w:r>
      <w:r w:rsidRPr="001110B6">
        <w:rPr>
          <w:rFonts w:ascii="Times New Roman" w:eastAsia="Times New Roman" w:hAnsi="Times New Roman" w:cs="Times New Roman"/>
          <w:lang w:val="en-US"/>
        </w:rPr>
        <w:t>ru</w:t>
      </w:r>
      <w:r w:rsidRPr="001110B6">
        <w:rPr>
          <w:rFonts w:ascii="Times New Roman" w:eastAsia="Times New Roman" w:hAnsi="Times New Roman" w:cs="Times New Roman"/>
        </w:rPr>
        <w:t xml:space="preserve">». Сервис обеспечивает быстрые и понятные ответы на вопросы посетителей </w:t>
      </w:r>
      <w:r w:rsidR="00A34EA8">
        <w:rPr>
          <w:rFonts w:ascii="Times New Roman" w:eastAsia="Times New Roman" w:hAnsi="Times New Roman" w:cs="Times New Roman"/>
        </w:rPr>
        <w:t xml:space="preserve">портала Заказчика </w:t>
      </w:r>
      <w:r w:rsidRPr="001110B6">
        <w:rPr>
          <w:rFonts w:ascii="Times New Roman" w:eastAsia="Times New Roman" w:hAnsi="Times New Roman" w:cs="Times New Roman"/>
        </w:rPr>
        <w:t xml:space="preserve">по материалам и информационным ресурсам </w:t>
      </w:r>
      <w:r w:rsidR="00A34EA8">
        <w:rPr>
          <w:rFonts w:ascii="Times New Roman" w:eastAsia="Times New Roman" w:hAnsi="Times New Roman" w:cs="Times New Roman"/>
        </w:rPr>
        <w:t>Заказчика</w:t>
      </w:r>
      <w:r w:rsidR="00A34EA8" w:rsidRPr="001110B6">
        <w:rPr>
          <w:rFonts w:ascii="Times New Roman" w:eastAsia="Times New Roman" w:hAnsi="Times New Roman" w:cs="Times New Roman"/>
        </w:rPr>
        <w:t xml:space="preserve"> </w:t>
      </w:r>
      <w:r w:rsidRPr="001110B6">
        <w:rPr>
          <w:rFonts w:ascii="Times New Roman" w:eastAsia="Times New Roman" w:hAnsi="Times New Roman" w:cs="Times New Roman"/>
        </w:rPr>
        <w:t xml:space="preserve">с обязательным указанием источников, интеграцией с </w:t>
      </w:r>
      <w:r w:rsidRPr="001110B6">
        <w:rPr>
          <w:rFonts w:ascii="Times New Roman" w:eastAsia="Times New Roman" w:hAnsi="Times New Roman" w:cs="Times New Roman"/>
          <w:lang w:val="en-US"/>
        </w:rPr>
        <w:t>GigaChat</w:t>
      </w:r>
      <w:r w:rsidRPr="001110B6">
        <w:rPr>
          <w:rFonts w:ascii="Times New Roman" w:eastAsia="Times New Roman" w:hAnsi="Times New Roman" w:cs="Times New Roman"/>
        </w:rPr>
        <w:t xml:space="preserve"> и бесшовной интеграцией с порталом на платформе Битрикс (АС «ВБУДУЩЕЕ»). Решение предназначено для круглосуточной работы на продакшн-нагрузке</w:t>
      </w:r>
      <w:r w:rsidRPr="008F2FB5"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  <w:t>.</w:t>
      </w:r>
    </w:p>
    <w:p w14:paraId="5E04A230" w14:textId="77777777" w:rsidR="00FC4F38" w:rsidRPr="001110B6" w:rsidRDefault="00FC4F38" w:rsidP="00FC4F38">
      <w:pPr>
        <w:spacing w:after="0" w:line="259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</w:p>
    <w:p w14:paraId="72CEE486" w14:textId="77777777" w:rsidR="00FC4F38" w:rsidRPr="001110B6" w:rsidRDefault="00FC4F38" w:rsidP="00FC4F38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  <w:t>Состав Услуг:</w:t>
      </w:r>
    </w:p>
    <w:p w14:paraId="0621E7C3" w14:textId="77777777" w:rsidR="00FC4F38" w:rsidRPr="001110B6" w:rsidRDefault="00FC4F38" w:rsidP="00FC4F38">
      <w:pPr>
        <w:pStyle w:val="a3"/>
        <w:numPr>
          <w:ilvl w:val="0"/>
          <w:numId w:val="53"/>
        </w:numPr>
        <w:shd w:val="clear" w:color="auto" w:fill="FFFFFF"/>
        <w:spacing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Проектирование, сбор требований и согласование схемы интеграции</w:t>
      </w:r>
    </w:p>
    <w:p w14:paraId="5DC4D9B6" w14:textId="77777777" w:rsidR="00FC4F38" w:rsidRPr="001110B6" w:rsidRDefault="00FC4F38" w:rsidP="00FC4F38">
      <w:pPr>
        <w:pStyle w:val="a3"/>
        <w:numPr>
          <w:ilvl w:val="0"/>
          <w:numId w:val="53"/>
        </w:numPr>
        <w:shd w:val="clear" w:color="auto" w:fill="FFFFFF"/>
        <w:spacing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Разработка серверной части, индексатор, разработка фронт-виджета, интеграция с GigaChat, тестирование, внедрение</w:t>
      </w:r>
    </w:p>
    <w:p w14:paraId="63E10BF5" w14:textId="77777777" w:rsidR="00FC4F38" w:rsidRPr="001110B6" w:rsidRDefault="00FC4F38" w:rsidP="00FC4F38">
      <w:pPr>
        <w:pStyle w:val="a3"/>
        <w:shd w:val="clear" w:color="auto" w:fill="FFFFFF"/>
        <w:spacing w:line="259" w:lineRule="auto"/>
        <w:ind w:left="1069"/>
        <w:jc w:val="both"/>
        <w:rPr>
          <w:rFonts w:eastAsia="Times New Roman"/>
          <w:sz w:val="22"/>
          <w:szCs w:val="22"/>
        </w:rPr>
      </w:pPr>
    </w:p>
    <w:p w14:paraId="4B94A4F9" w14:textId="77777777" w:rsidR="00FC4F38" w:rsidRPr="001110B6" w:rsidRDefault="00FC4F38" w:rsidP="00FC4F38">
      <w:pPr>
        <w:numPr>
          <w:ilvl w:val="0"/>
          <w:numId w:val="2"/>
        </w:num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1110B6">
        <w:rPr>
          <w:rFonts w:ascii="Times New Roman" w:eastAsia="Times New Roman" w:hAnsi="Times New Roman" w:cs="Times New Roman"/>
          <w:lang w:eastAsia="ru-RU"/>
        </w:rPr>
        <w:t xml:space="preserve">Представители </w:t>
      </w:r>
    </w:p>
    <w:p w14:paraId="2089BEAC" w14:textId="77777777" w:rsidR="00FC4F38" w:rsidRPr="001110B6" w:rsidRDefault="00FC4F38" w:rsidP="00FC4F38">
      <w:pPr>
        <w:numPr>
          <w:ilvl w:val="1"/>
          <w:numId w:val="2"/>
        </w:numPr>
        <w:shd w:val="clear" w:color="auto" w:fill="FFFFFF"/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Заказчик назначает для координации действий с Исполнителем своего представителя:</w:t>
      </w:r>
    </w:p>
    <w:p w14:paraId="5F649AA2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Фамилия, имя, отчество – Серов Арсений Алексеевич, </w:t>
      </w:r>
    </w:p>
    <w:p w14:paraId="318D2400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Style w:val="a5"/>
          <w:rFonts w:ascii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Адрес электронной почты представителя - </w:t>
      </w:r>
      <w:r w:rsidRPr="001110B6">
        <w:rPr>
          <w:rFonts w:ascii="Times New Roman" w:eastAsia="Times New Roman" w:hAnsi="Times New Roman" w:cs="Times New Roman"/>
          <w:lang w:val="en-US"/>
        </w:rPr>
        <w:t>aserov</w:t>
      </w:r>
      <w:r w:rsidRPr="001110B6">
        <w:rPr>
          <w:rFonts w:ascii="Times New Roman" w:eastAsia="Times New Roman" w:hAnsi="Times New Roman" w:cs="Times New Roman"/>
        </w:rPr>
        <w:t>@vbudushee.ru;</w:t>
      </w:r>
    </w:p>
    <w:p w14:paraId="0EAAE41A" w14:textId="77777777" w:rsidR="00FC4F38" w:rsidRPr="001110B6" w:rsidRDefault="00FC4F38" w:rsidP="00FC4F38">
      <w:pPr>
        <w:numPr>
          <w:ilvl w:val="1"/>
          <w:numId w:val="2"/>
        </w:numPr>
        <w:shd w:val="clear" w:color="auto" w:fill="FFFFFF"/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Исполнитель назначает для координации действий с Заказчиком своего представителя:</w:t>
      </w:r>
    </w:p>
    <w:p w14:paraId="4CFD7397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Фамилия, имя, отчество — Кашкин Михаил Юрьевич , </w:t>
      </w:r>
    </w:p>
    <w:p w14:paraId="32483FE6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Адрес электронной почты представителя – </w:t>
      </w:r>
      <w:r w:rsidRPr="001110B6">
        <w:rPr>
          <w:rFonts w:ascii="Times New Roman" w:eastAsia="Times New Roman" w:hAnsi="Times New Roman" w:cs="Times New Roman"/>
          <w:lang w:val="en-US"/>
        </w:rPr>
        <w:t>m</w:t>
      </w:r>
      <w:r w:rsidRPr="001110B6">
        <w:rPr>
          <w:rFonts w:ascii="Times New Roman" w:eastAsia="Times New Roman" w:hAnsi="Times New Roman" w:cs="Times New Roman"/>
        </w:rPr>
        <w:t>@</w:t>
      </w:r>
      <w:r w:rsidRPr="001110B6">
        <w:rPr>
          <w:rFonts w:ascii="Times New Roman" w:eastAsia="Times New Roman" w:hAnsi="Times New Roman" w:cs="Times New Roman"/>
          <w:lang w:val="en-US"/>
        </w:rPr>
        <w:t>dzen</w:t>
      </w:r>
      <w:r w:rsidRPr="001110B6">
        <w:rPr>
          <w:rFonts w:ascii="Times New Roman" w:eastAsia="Times New Roman" w:hAnsi="Times New Roman" w:cs="Times New Roman"/>
        </w:rPr>
        <w:t>.</w:t>
      </w:r>
      <w:r w:rsidRPr="001110B6">
        <w:rPr>
          <w:rFonts w:ascii="Times New Roman" w:eastAsia="Times New Roman" w:hAnsi="Times New Roman" w:cs="Times New Roman"/>
          <w:lang w:val="en-US"/>
        </w:rPr>
        <w:t>dev</w:t>
      </w:r>
    </w:p>
    <w:p w14:paraId="18C81E71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50449E41" w14:textId="77777777" w:rsidR="00FC4F38" w:rsidRPr="001110B6" w:rsidRDefault="00FC4F38" w:rsidP="00FC4F38">
      <w:pPr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bCs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lang w:eastAsia="ru-RU"/>
        </w:rPr>
        <w:t>Требования к оказанию Услуг:</w:t>
      </w:r>
    </w:p>
    <w:p w14:paraId="73780F35" w14:textId="77777777" w:rsidR="00FC4F38" w:rsidRPr="001110B6" w:rsidRDefault="00FC4F38" w:rsidP="00FC4F38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11611" w:type="dxa"/>
        <w:tblInd w:w="-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238"/>
        <w:gridCol w:w="3252"/>
        <w:gridCol w:w="3686"/>
        <w:gridCol w:w="1559"/>
        <w:gridCol w:w="1276"/>
      </w:tblGrid>
      <w:tr w:rsidR="00FC4F38" w:rsidRPr="008951AE" w14:paraId="6DE81D9A" w14:textId="77777777" w:rsidTr="00C655D5">
        <w:tc>
          <w:tcPr>
            <w:tcW w:w="600" w:type="dxa"/>
          </w:tcPr>
          <w:p w14:paraId="5FEC5E29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>Номер</w:t>
            </w:r>
          </w:p>
        </w:tc>
        <w:tc>
          <w:tcPr>
            <w:tcW w:w="1238" w:type="dxa"/>
          </w:tcPr>
          <w:p w14:paraId="09E5391E" w14:textId="0ED24544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 xml:space="preserve">Наименование </w:t>
            </w:r>
            <w:r w:rsidR="008951AE">
              <w:rPr>
                <w:rFonts w:ascii="Times New Roman" w:eastAsia="Times New Roman" w:hAnsi="Times New Roman" w:cs="Times New Roman"/>
              </w:rPr>
              <w:t>У</w:t>
            </w:r>
            <w:r w:rsidR="008951AE" w:rsidRPr="008951AE">
              <w:rPr>
                <w:rFonts w:ascii="Times New Roman" w:eastAsia="Times New Roman" w:hAnsi="Times New Roman" w:cs="Times New Roman"/>
              </w:rPr>
              <w:t>слуг</w:t>
            </w:r>
          </w:p>
        </w:tc>
        <w:tc>
          <w:tcPr>
            <w:tcW w:w="3252" w:type="dxa"/>
          </w:tcPr>
          <w:p w14:paraId="39CCEECB" w14:textId="09455805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>Описание</w:t>
            </w:r>
            <w:r w:rsidR="008951AE">
              <w:rPr>
                <w:rFonts w:ascii="Times New Roman" w:eastAsia="Times New Roman" w:hAnsi="Times New Roman" w:cs="Times New Roman"/>
              </w:rPr>
              <w:t xml:space="preserve"> Услуг</w:t>
            </w:r>
          </w:p>
        </w:tc>
        <w:tc>
          <w:tcPr>
            <w:tcW w:w="3686" w:type="dxa"/>
          </w:tcPr>
          <w:p w14:paraId="05F1B2BF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>Результат Услуг</w:t>
            </w:r>
          </w:p>
        </w:tc>
        <w:tc>
          <w:tcPr>
            <w:tcW w:w="1559" w:type="dxa"/>
          </w:tcPr>
          <w:p w14:paraId="24630A6D" w14:textId="33B8012B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 xml:space="preserve">Срок оказания </w:t>
            </w:r>
            <w:r w:rsidR="008951AE">
              <w:rPr>
                <w:rFonts w:ascii="Times New Roman" w:eastAsia="Times New Roman" w:hAnsi="Times New Roman" w:cs="Times New Roman"/>
              </w:rPr>
              <w:t>У</w:t>
            </w:r>
            <w:r w:rsidR="008951AE" w:rsidRPr="008951AE">
              <w:rPr>
                <w:rFonts w:ascii="Times New Roman" w:eastAsia="Times New Roman" w:hAnsi="Times New Roman" w:cs="Times New Roman"/>
              </w:rPr>
              <w:t>слуг</w:t>
            </w:r>
          </w:p>
        </w:tc>
        <w:tc>
          <w:tcPr>
            <w:tcW w:w="1276" w:type="dxa"/>
          </w:tcPr>
          <w:p w14:paraId="0693C48E" w14:textId="3511A2B1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 xml:space="preserve">Стоимость </w:t>
            </w:r>
            <w:r w:rsidR="008951AE">
              <w:rPr>
                <w:rFonts w:ascii="Times New Roman" w:eastAsia="Times New Roman" w:hAnsi="Times New Roman" w:cs="Times New Roman"/>
              </w:rPr>
              <w:t>У</w:t>
            </w:r>
            <w:r w:rsidR="008951AE" w:rsidRPr="008951AE">
              <w:rPr>
                <w:rFonts w:ascii="Times New Roman" w:eastAsia="Times New Roman" w:hAnsi="Times New Roman" w:cs="Times New Roman"/>
              </w:rPr>
              <w:t>слуг</w:t>
            </w:r>
            <w:r w:rsidR="00EC0D12">
              <w:rPr>
                <w:rFonts w:ascii="Times New Roman" w:eastAsia="Times New Roman" w:hAnsi="Times New Roman" w:cs="Times New Roman"/>
              </w:rPr>
              <w:t>, рубли, без НДС</w:t>
            </w:r>
          </w:p>
        </w:tc>
      </w:tr>
      <w:tr w:rsidR="00FC4F38" w:rsidRPr="008951AE" w14:paraId="5CF0721A" w14:textId="77777777" w:rsidTr="00C655D5">
        <w:tc>
          <w:tcPr>
            <w:tcW w:w="600" w:type="dxa"/>
          </w:tcPr>
          <w:p w14:paraId="7CC4889D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8951A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1238" w:type="dxa"/>
          </w:tcPr>
          <w:p w14:paraId="1AB9EFFD" w14:textId="009B3280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Проектирование, сбор требований и согласование</w:t>
            </w:r>
            <w:r w:rsidR="008951AE">
              <w:rPr>
                <w:rFonts w:ascii="Times New Roman" w:eastAsia="Times New Roman" w:hAnsi="Times New Roman" w:cs="Times New Roman"/>
              </w:rPr>
              <w:t xml:space="preserve"> с Заказчиком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 схемы </w:t>
            </w:r>
            <w:r w:rsidRPr="008F2FB5">
              <w:rPr>
                <w:rFonts w:ascii="Times New Roman" w:eastAsia="Times New Roman" w:hAnsi="Times New Roman" w:cs="Times New Roman"/>
              </w:rPr>
              <w:lastRenderedPageBreak/>
              <w:t>интеграции</w:t>
            </w:r>
          </w:p>
        </w:tc>
        <w:tc>
          <w:tcPr>
            <w:tcW w:w="3252" w:type="dxa"/>
          </w:tcPr>
          <w:p w14:paraId="6A38879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>1. Проектирование системы:</w:t>
            </w:r>
          </w:p>
          <w:p w14:paraId="15B76F8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br/>
              <w:t>Сбор и фиксация требований.</w:t>
            </w:r>
          </w:p>
          <w:p w14:paraId="393F1BB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516E46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Заказчик предоставляет доступ к хранилищу сырьевых материалов (Word, Excel, Power </w:t>
            </w: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Point, PDF) и их паспортам (местонахождение/категоризация). </w:t>
            </w:r>
          </w:p>
          <w:p w14:paraId="1A44B0E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843B9A7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Исполнитель проектирует решение целиком: архитектуру (бэкенд RAG + LLM API, фронт-виджет, базы данных), формулирует критерии выбора и выполняет итоговый выбор векторной базы данных с обоснованием, определяет политику индексации/переиндексации и правила цитирования источников, требования безопасности и наблюдаемости (метрики/логи/алерты), а также процесс релизов и откатов (DEV-TEST-PROD). </w:t>
            </w:r>
          </w:p>
          <w:p w14:paraId="393621C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CBB58B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Формируются: OpenAPI-спецификация интерфейсов сервиса, критерии приёмки и календарный план.</w:t>
            </w:r>
          </w:p>
        </w:tc>
        <w:tc>
          <w:tcPr>
            <w:tcW w:w="3686" w:type="dxa"/>
          </w:tcPr>
          <w:p w14:paraId="6A464003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>Отчетная документация в объеме не менее 10 страниц, включающая:</w:t>
            </w:r>
          </w:p>
          <w:p w14:paraId="24129878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Архитектурная схема и пояснительная записка.</w:t>
            </w:r>
          </w:p>
          <w:p w14:paraId="78700437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OpenAPI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-спецификация. </w:t>
            </w:r>
          </w:p>
          <w:p w14:paraId="7C5E9CE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- Пояснительная записка с выбором векторной БД (критерии, сравнение, обоснование итогового выбора). </w:t>
            </w:r>
          </w:p>
          <w:p w14:paraId="54B62B8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План индексации/переиндексации и правила цитирования источников (формат ссылок). </w:t>
            </w:r>
          </w:p>
          <w:p w14:paraId="6BB18DC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Политики безопасности виджета и сервиса. </w:t>
            </w:r>
          </w:p>
          <w:p w14:paraId="1598BEB2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План наблюдаемости (ключевые метрики, логи, алерты).</w:t>
            </w:r>
          </w:p>
          <w:p w14:paraId="1FD87D8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Календарный план и критерии приёмки.</w:t>
            </w:r>
          </w:p>
          <w:p w14:paraId="4F541C6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8D2610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Допустимые форматы для документов: Word, Excel, Power Point, PDF, а также специализированные форматы, используемые для работы с данными и программным обеспечением </w:t>
            </w:r>
          </w:p>
          <w:p w14:paraId="69E11990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7B9EA936" w14:textId="0E6F964C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lastRenderedPageBreak/>
              <w:t xml:space="preserve">До 7 рабочих дней с момента </w:t>
            </w:r>
            <w:r w:rsidR="008951AE">
              <w:rPr>
                <w:rFonts w:ascii="Times New Roman" w:eastAsia="Times New Roman" w:hAnsi="Times New Roman" w:cs="Times New Roman"/>
              </w:rPr>
              <w:t>заключения</w:t>
            </w:r>
            <w:r w:rsidR="008951AE" w:rsidRPr="008951AE">
              <w:rPr>
                <w:rFonts w:ascii="Times New Roman" w:eastAsia="Times New Roman" w:hAnsi="Times New Roman" w:cs="Times New Roman"/>
              </w:rPr>
              <w:t xml:space="preserve"> </w:t>
            </w:r>
            <w:r w:rsidR="008951AE">
              <w:rPr>
                <w:rFonts w:ascii="Times New Roman" w:eastAsia="Times New Roman" w:hAnsi="Times New Roman" w:cs="Times New Roman"/>
              </w:rPr>
              <w:t>Д</w:t>
            </w:r>
            <w:r w:rsidR="008951AE" w:rsidRPr="008951AE">
              <w:rPr>
                <w:rFonts w:ascii="Times New Roman" w:eastAsia="Times New Roman" w:hAnsi="Times New Roman" w:cs="Times New Roman"/>
              </w:rPr>
              <w:t>оговора</w:t>
            </w:r>
          </w:p>
        </w:tc>
        <w:tc>
          <w:tcPr>
            <w:tcW w:w="1276" w:type="dxa"/>
          </w:tcPr>
          <w:p w14:paraId="10CE7F25" w14:textId="69E59515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>329</w:t>
            </w:r>
            <w:r w:rsidRPr="008951AE">
              <w:rPr>
                <w:rFonts w:ascii="Times New Roman" w:eastAsia="Times New Roman" w:hAnsi="Times New Roman" w:cs="Times New Roman"/>
                <w:lang w:val="en-US"/>
              </w:rPr>
              <w:t> </w:t>
            </w:r>
            <w:r w:rsidRPr="008951AE">
              <w:rPr>
                <w:rFonts w:ascii="Times New Roman" w:eastAsia="Times New Roman" w:hAnsi="Times New Roman" w:cs="Times New Roman"/>
              </w:rPr>
              <w:t xml:space="preserve">500 </w:t>
            </w:r>
          </w:p>
        </w:tc>
      </w:tr>
      <w:tr w:rsidR="00FC4F38" w:rsidRPr="008951AE" w14:paraId="5D6E7FC4" w14:textId="77777777" w:rsidTr="00C655D5">
        <w:tc>
          <w:tcPr>
            <w:tcW w:w="600" w:type="dxa"/>
          </w:tcPr>
          <w:p w14:paraId="0F562A1D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8951A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238" w:type="dxa"/>
          </w:tcPr>
          <w:p w14:paraId="779A45C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Разработка серверной части, индексатор, разработка фронт-виджета, интеграция с GigaChat, тестирование, внедрение</w:t>
            </w:r>
          </w:p>
        </w:tc>
        <w:tc>
          <w:tcPr>
            <w:tcW w:w="3252" w:type="dxa"/>
          </w:tcPr>
          <w:p w14:paraId="747368F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1. Реализация серверной части:</w:t>
            </w:r>
          </w:p>
          <w:p w14:paraId="0A8F8443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Источник материалов - хранилище Заказчика. </w:t>
            </w:r>
          </w:p>
          <w:p w14:paraId="3ED1A36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Сервис-коннектор по согласованному протоколу автоматически подтягивает файлы хранилища (Word, Excel, Power Point, PDF) и связанные паспортные метаданные. Настраивается регулярная синхронизация по расписанию.</w:t>
            </w:r>
          </w:p>
          <w:p w14:paraId="0B77896F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3E00BF8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Для каждого файла выполняются: извлечение текста, разбиение на фрагменты, дедупликация и контроль версий, учёт «паспорта материала», индексация во векторную базу данных с записью метаданных. </w:t>
            </w:r>
          </w:p>
          <w:p w14:paraId="4537D5C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A100A7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Поиск: cosine/top-k с фильтрами по метаданным, сборка контекста, генерация ответа через LLM (GigaChat), пост-обработка (форматирование, ссылки на источники), потоковая выдача ответа. Должна быть реализована память в рамках сессии.</w:t>
            </w:r>
          </w:p>
          <w:p w14:paraId="246EE17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CCC180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Реализовать логику мини-формы «Написать человеку» для отправки обращений на служебную почту Фонда.</w:t>
            </w:r>
          </w:p>
          <w:p w14:paraId="4CC1915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8F097AF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Технические требования: корректные коды ошибок/тайм-ауты, лимиты и повторы, кэширование, rate limiting, учёт расхода токенов, журналирование, управление секретами. </w:t>
            </w:r>
          </w:p>
          <w:p w14:paraId="00F7E47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103DB61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Отдельного веб-интерфейса загрузки не требуется — загрузкой управляют в самом хранилище, сервис лишь синхронизирует и индексирует.</w:t>
            </w:r>
          </w:p>
          <w:p w14:paraId="4C03FCA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000142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>2. Разработать веб-виджет чата для главной страницы портала.</w:t>
            </w:r>
          </w:p>
          <w:p w14:paraId="2E12816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6FA0BDB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Обеспечить: ввод/отправку сообщений; индикатор «печатает…»; потоковую выдачу ответа; вывод источников под ответом; историю диалога в пределах сессии. </w:t>
            </w:r>
          </w:p>
          <w:p w14:paraId="11A58B1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6D552C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Кнопка «Написать человеку» (гибрид): при нажатии открывается мини-форма (вопрос,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e</w:t>
            </w:r>
            <w:r w:rsidRPr="008F2FB5">
              <w:rPr>
                <w:rFonts w:ascii="Times New Roman" w:eastAsia="Times New Roman" w:hAnsi="Times New Roman" w:cs="Times New Roman"/>
              </w:rPr>
              <w:t>-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mail</w:t>
            </w:r>
            <w:r w:rsidRPr="008F2FB5">
              <w:rPr>
                <w:rFonts w:ascii="Times New Roman" w:eastAsia="Times New Roman" w:hAnsi="Times New Roman" w:cs="Times New Roman"/>
              </w:rPr>
              <w:t>, согласие на обработку ПДн) и альтернативная ссылка «или открыть почтовый клиент» (с предзаполненными адресатом, темой).</w:t>
            </w:r>
          </w:p>
          <w:p w14:paraId="10D5BEA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3004AD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Обеспечить адаптивность (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desktop</w:t>
            </w:r>
            <w:r w:rsidRPr="008F2FB5">
              <w:rPr>
                <w:rFonts w:ascii="Times New Roman" w:eastAsia="Times New Roman" w:hAnsi="Times New Roman" w:cs="Times New Roman"/>
              </w:rPr>
              <w:t>/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tablet</w:t>
            </w:r>
            <w:r w:rsidRPr="008F2FB5">
              <w:rPr>
                <w:rFonts w:ascii="Times New Roman" w:eastAsia="Times New Roman" w:hAnsi="Times New Roman" w:cs="Times New Roman"/>
              </w:rPr>
              <w:t>/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mobile</w:t>
            </w:r>
            <w:r w:rsidRPr="008F2FB5">
              <w:rPr>
                <w:rFonts w:ascii="Times New Roman" w:eastAsia="Times New Roman" w:hAnsi="Times New Roman" w:cs="Times New Roman"/>
              </w:rPr>
              <w:t>), доступность (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ARIA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), безопасный рендер, мягкий лимит длины запроса. Подготовить встраиваемый сниппет. </w:t>
            </w:r>
          </w:p>
          <w:p w14:paraId="6D43CDBB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D385E9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Интегрировать в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Bitrix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 (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DEV</w:t>
            </w:r>
            <w:r w:rsidRPr="008F2FB5">
              <w:rPr>
                <w:rFonts w:ascii="Times New Roman" w:eastAsia="Times New Roman" w:hAnsi="Times New Roman" w:cs="Times New Roman"/>
              </w:rPr>
              <w:t>/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TEST</w:t>
            </w:r>
            <w:r w:rsidRPr="008F2FB5">
              <w:rPr>
                <w:rFonts w:ascii="Times New Roman" w:eastAsia="Times New Roman" w:hAnsi="Times New Roman" w:cs="Times New Roman"/>
              </w:rPr>
              <w:t>/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PROD</w:t>
            </w:r>
            <w:r w:rsidRPr="008F2FB5">
              <w:rPr>
                <w:rFonts w:ascii="Times New Roman" w:eastAsia="Times New Roman" w:hAnsi="Times New Roman" w:cs="Times New Roman"/>
              </w:rPr>
              <w:t>) с оформлением акта внедрения.</w:t>
            </w:r>
          </w:p>
          <w:p w14:paraId="5692AB97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3. Настроить мониторинг сервиса: определить и экспортировать ключевые метрики (время ответа, доля ошибок, тайм-ауты, частота запросов, расход токенов, </w:t>
            </w: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размер контекста, вопросы, ответы на вопросы, исходные чанки, связь с документами,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 пользователя,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 сессии, скорость индексации/переиндексации). </w:t>
            </w:r>
          </w:p>
          <w:p w14:paraId="53CD91A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05A812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Сформировать дашборды и правила оповещений по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SLO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7B1A615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E14C662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Настроить оповещения в почту.</w:t>
            </w:r>
          </w:p>
          <w:p w14:paraId="3E0B629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Настроить логирование.</w:t>
            </w:r>
            <w:r w:rsidRPr="008F2FB5">
              <w:rPr>
                <w:rFonts w:ascii="Times New Roman" w:eastAsia="Times New Roman" w:hAnsi="Times New Roman" w:cs="Times New Roman"/>
              </w:rPr>
              <w:br/>
            </w:r>
            <w:r w:rsidRPr="008F2FB5">
              <w:rPr>
                <w:rFonts w:ascii="Times New Roman" w:eastAsia="Times New Roman" w:hAnsi="Times New Roman" w:cs="Times New Roman"/>
              </w:rPr>
              <w:br/>
              <w:t xml:space="preserve">4. Провести функциональные и интеграционные испытания. </w:t>
            </w:r>
          </w:p>
          <w:p w14:paraId="55D2DFA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5DBC3FF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Провести нагрузочное тестирование (цель – 1000+ одновременных сессий) с подтверждением обусловленного времени ответа меньше 20 секунд на штатной нагрузке с 90-м процентилем выполнения условий тестирования нагрузки без учета задержек сети, с учетом необходимого масштабирования оборудования.  </w:t>
            </w:r>
            <w:r w:rsidRPr="008F2FB5" w:rsidDel="007016D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AFAC071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0B5685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Проверить негативные сценарии (обрывы, пустая выдача, ошибки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LLM</w:t>
            </w:r>
            <w:r w:rsidRPr="008F2FB5">
              <w:rPr>
                <w:rFonts w:ascii="Times New Roman" w:eastAsia="Times New Roman" w:hAnsi="Times New Roman" w:cs="Times New Roman"/>
              </w:rPr>
              <w:t xml:space="preserve">). </w:t>
            </w:r>
          </w:p>
          <w:p w14:paraId="7A71DCA0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D29D757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Провести проверки безопасности: корректность политик безопасности виджета, </w:t>
            </w: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защита от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XSS</w:t>
            </w:r>
            <w:r w:rsidRPr="008F2FB5">
              <w:rPr>
                <w:rFonts w:ascii="Times New Roman" w:eastAsia="Times New Roman" w:hAnsi="Times New Roman" w:cs="Times New Roman"/>
              </w:rPr>
              <w:t>/инъекций, управление секретами.</w:t>
            </w:r>
          </w:p>
          <w:p w14:paraId="49371021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5. Подготовить </w:t>
            </w:r>
            <w:r w:rsidRPr="008F2FB5">
              <w:rPr>
                <w:rFonts w:ascii="Times New Roman" w:eastAsia="Times New Roman" w:hAnsi="Times New Roman" w:cs="Times New Roman"/>
                <w:lang w:val="en-US"/>
              </w:rPr>
              <w:t>PROD</w:t>
            </w:r>
            <w:r w:rsidRPr="008F2FB5">
              <w:rPr>
                <w:rFonts w:ascii="Times New Roman" w:eastAsia="Times New Roman" w:hAnsi="Times New Roman" w:cs="Times New Roman"/>
              </w:rPr>
              <w:t>-окружение и выполнить выпуск релиза.</w:t>
            </w:r>
          </w:p>
          <w:p w14:paraId="60728EA3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5D6FC73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Передать эксплуатационные материалы и план развития</w:t>
            </w:r>
          </w:p>
        </w:tc>
        <w:tc>
          <w:tcPr>
            <w:tcW w:w="3686" w:type="dxa"/>
          </w:tcPr>
          <w:p w14:paraId="439F9D92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>1. Отчетная документация в объеме не менее 12 страниц, включающая:</w:t>
            </w:r>
          </w:p>
          <w:p w14:paraId="5D6CC30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Рабочий бэкенд-сервис (Python) с эндпоинтами</w:t>
            </w:r>
          </w:p>
          <w:p w14:paraId="3083C1D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Развёрнутые Postgres и векторная база данных</w:t>
            </w:r>
          </w:p>
          <w:p w14:paraId="49AFE8B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Настроенный коннектор к хранилищу Заказчика:</w:t>
            </w:r>
          </w:p>
          <w:p w14:paraId="7C8064C3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Модули извлечения для Word, Excel, Power Point, PDF с нормализацией текста и метаданных. </w:t>
            </w:r>
          </w:p>
          <w:p w14:paraId="64A67F5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Техническая документация по эксплуатации: как </w:t>
            </w:r>
            <w:r w:rsidRPr="008F2FB5">
              <w:rPr>
                <w:rFonts w:ascii="Times New Roman" w:eastAsia="Times New Roman" w:hAnsi="Times New Roman" w:cs="Times New Roman"/>
              </w:rPr>
              <w:lastRenderedPageBreak/>
              <w:t>добавлять/обновлять/удалять файлы через хранилище, как работает синхронизация и переиндексация, формат поддерживаемых файлов и действующие ограничения.</w:t>
            </w:r>
          </w:p>
          <w:p w14:paraId="626FA85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Политики безопасности решения </w:t>
            </w:r>
          </w:p>
          <w:p w14:paraId="7099B78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Документация по API и эксплуатационное руководство</w:t>
            </w:r>
          </w:p>
          <w:p w14:paraId="54223FB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0F2ED3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</w:t>
            </w:r>
          </w:p>
          <w:p w14:paraId="4283A82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2. Отчетная документация в объеме не менее 4 страниц, включающая:</w:t>
            </w:r>
          </w:p>
          <w:p w14:paraId="4FD7CBF2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Готовый фронт-виджет (iframe/скрипт), подключённый к собственному API.</w:t>
            </w:r>
          </w:p>
          <w:p w14:paraId="24B7D79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Встраиваемый сниппет и краткая инструкция подключения. </w:t>
            </w:r>
          </w:p>
          <w:p w14:paraId="3BD652B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Паспорт компонента (точки подключения, параметры, версии, зависимости).</w:t>
            </w:r>
          </w:p>
          <w:p w14:paraId="282FD2F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Акт внедрения на Bitrix. </w:t>
            </w:r>
          </w:p>
          <w:p w14:paraId="4DBCB561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B8722CD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</w:t>
            </w:r>
          </w:p>
          <w:p w14:paraId="6A4F0722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3. Отчетная документация в объеме не менее 5 страниц, включающая:</w:t>
            </w:r>
          </w:p>
          <w:p w14:paraId="74D19C6F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- Дашборды и правила оповещений по ключевым метрикам. </w:t>
            </w:r>
          </w:p>
          <w:p w14:paraId="286B3C8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Описание метрик и эндпоинта /metrics</w:t>
            </w:r>
          </w:p>
          <w:p w14:paraId="34FE81D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Политика логирования и хранения.</w:t>
            </w:r>
          </w:p>
          <w:p w14:paraId="22C779F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Инструкция по обработке инцидентов (диагностика по метрикам/логам, шаги восстановления). </w:t>
            </w:r>
          </w:p>
          <w:p w14:paraId="599F7576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56A238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  <w:p w14:paraId="63E2E9C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4. Отчетная документация в объеме не менее 25 страниц, включающая:</w:t>
            </w:r>
          </w:p>
          <w:p w14:paraId="1330814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Отчёты функционального и нагрузочного тестирования. </w:t>
            </w:r>
          </w:p>
          <w:p w14:paraId="46DBEA17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Протокол приёмо-сдаточных испытаний. </w:t>
            </w:r>
          </w:p>
          <w:p w14:paraId="7DB04CC4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 xml:space="preserve">- Чек-лист безопасности и результаты исправлений. </w:t>
            </w:r>
          </w:p>
          <w:p w14:paraId="6F7E084A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1110049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  <w:p w14:paraId="1444BEAC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5. Отчетная документация в объеме не менее 7 страниц, включающая:</w:t>
            </w:r>
          </w:p>
          <w:p w14:paraId="2C53914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- Эксплуатационные инструкции</w:t>
            </w:r>
          </w:p>
          <w:p w14:paraId="1CF8D42B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lastRenderedPageBreak/>
              <w:t xml:space="preserve">- План развития решения. </w:t>
            </w:r>
          </w:p>
          <w:p w14:paraId="10F02FC5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9654A3E" w14:textId="77777777" w:rsidR="00FC4F38" w:rsidRPr="008F2FB5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F2FB5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</w:tc>
        <w:tc>
          <w:tcPr>
            <w:tcW w:w="1559" w:type="dxa"/>
          </w:tcPr>
          <w:p w14:paraId="6DDE16C5" w14:textId="77777777" w:rsidR="00FC4F38" w:rsidRPr="008951AE" w:rsidRDefault="00FC4F38" w:rsidP="00C655D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lastRenderedPageBreak/>
              <w:t>До 25 апреля 2026 года</w:t>
            </w:r>
          </w:p>
        </w:tc>
        <w:tc>
          <w:tcPr>
            <w:tcW w:w="1276" w:type="dxa"/>
          </w:tcPr>
          <w:p w14:paraId="6A79CB05" w14:textId="2D445508" w:rsidR="00FC4F38" w:rsidRPr="008951AE" w:rsidRDefault="00FC4F38" w:rsidP="00EC0D1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951AE">
              <w:rPr>
                <w:rFonts w:ascii="Times New Roman" w:eastAsia="Times New Roman" w:hAnsi="Times New Roman" w:cs="Times New Roman"/>
              </w:rPr>
              <w:t>988</w:t>
            </w:r>
            <w:r w:rsidRPr="008951AE">
              <w:rPr>
                <w:rFonts w:ascii="Times New Roman" w:eastAsia="Times New Roman" w:hAnsi="Times New Roman" w:cs="Times New Roman"/>
                <w:lang w:val="en-US"/>
              </w:rPr>
              <w:t> </w:t>
            </w:r>
            <w:r w:rsidRPr="008951AE">
              <w:rPr>
                <w:rFonts w:ascii="Times New Roman" w:eastAsia="Times New Roman" w:hAnsi="Times New Roman" w:cs="Times New Roman"/>
              </w:rPr>
              <w:t xml:space="preserve">500 </w:t>
            </w:r>
          </w:p>
        </w:tc>
      </w:tr>
    </w:tbl>
    <w:p w14:paraId="2AD9EA65" w14:textId="77777777" w:rsidR="00F71370" w:rsidRDefault="00F71370" w:rsidP="00F71370">
      <w:pPr>
        <w:shd w:val="clear" w:color="auto" w:fill="FFFFFF"/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0933B459" w14:textId="4303124D" w:rsidR="00D80D22" w:rsidRDefault="00D80D22" w:rsidP="00F71370">
      <w:pPr>
        <w:shd w:val="clear" w:color="auto" w:fill="FFFFFF"/>
        <w:spacing w:after="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Услуги оказываются в один этап. </w:t>
      </w:r>
      <w:r w:rsidR="00804216">
        <w:rPr>
          <w:rFonts w:ascii="Times New Roman" w:eastAsia="Times New Roman" w:hAnsi="Times New Roman" w:cs="Times New Roman"/>
        </w:rPr>
        <w:t>Условное разделение Услуг на два этапа произведено Сторонами для наглядности и обеспечения условий для осуществления Заказчиком контроля за ходом оказания Услуг. По итогам условных этапов Услуг Стороны не составляют и не подписывают Акт.</w:t>
      </w:r>
    </w:p>
    <w:p w14:paraId="5E9AF617" w14:textId="77777777" w:rsidR="00804216" w:rsidRPr="001110B6" w:rsidRDefault="00804216" w:rsidP="00F71370">
      <w:pPr>
        <w:shd w:val="clear" w:color="auto" w:fill="FFFFFF"/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339DB1FC" w14:textId="6B57225F" w:rsidR="00F71370" w:rsidRPr="001110B6" w:rsidRDefault="00F71370" w:rsidP="00F71370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Общая стоимость Услуг: 1 318 000</w:t>
      </w:r>
      <w:r w:rsidRPr="001110B6" w:rsidDel="002A571A">
        <w:rPr>
          <w:rFonts w:ascii="Times New Roman" w:eastAsia="Times New Roman" w:hAnsi="Times New Roman" w:cs="Times New Roman"/>
        </w:rPr>
        <w:t xml:space="preserve"> </w:t>
      </w:r>
      <w:r w:rsidRPr="001110B6">
        <w:rPr>
          <w:rFonts w:ascii="Times New Roman" w:eastAsia="Times New Roman" w:hAnsi="Times New Roman" w:cs="Times New Roman"/>
        </w:rPr>
        <w:t>(один миллион триста восемнадцать тысяч) рублей 00 копеек</w:t>
      </w:r>
      <w:r w:rsidR="005B6D6E">
        <w:rPr>
          <w:rFonts w:ascii="Times New Roman" w:eastAsia="Times New Roman" w:hAnsi="Times New Roman" w:cs="Times New Roman"/>
        </w:rPr>
        <w:t>,</w:t>
      </w:r>
      <w:r w:rsidRPr="001110B6">
        <w:rPr>
          <w:rFonts w:ascii="Times New Roman" w:eastAsia="Times New Roman" w:hAnsi="Times New Roman" w:cs="Times New Roman"/>
        </w:rPr>
        <w:t xml:space="preserve"> НДС не облагается в связи с применением Исполнителем автоматизированной упрощенной системы налогообложения.</w:t>
      </w:r>
    </w:p>
    <w:p w14:paraId="71D81BB4" w14:textId="77777777" w:rsidR="00FC4F38" w:rsidRPr="001110B6" w:rsidRDefault="00FC4F38" w:rsidP="00FC4F38">
      <w:pPr>
        <w:spacing w:before="210"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1110B6">
        <w:rPr>
          <w:rFonts w:ascii="Times New Roman" w:eastAsia="Times New Roman" w:hAnsi="Times New Roman" w:cs="Times New Roman"/>
          <w:b/>
        </w:rPr>
        <w:t>Дополнительные требования:</w:t>
      </w:r>
    </w:p>
    <w:p w14:paraId="0AABC0CE" w14:textId="51791946" w:rsidR="00FC4F38" w:rsidRPr="001110B6" w:rsidRDefault="00832A92" w:rsidP="00FC4F38">
      <w:pPr>
        <w:spacing w:after="210" w:line="36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val="en-US"/>
        </w:rPr>
        <w:t xml:space="preserve">1) </w:t>
      </w:r>
      <w:r w:rsidR="00FC4F38" w:rsidRPr="001110B6">
        <w:rPr>
          <w:rFonts w:ascii="Times New Roman" w:eastAsia="Times New Roman" w:hAnsi="Times New Roman" w:cs="Times New Roman"/>
          <w:bCs/>
        </w:rPr>
        <w:t>Технологические требования:</w:t>
      </w:r>
    </w:p>
    <w:p w14:paraId="58F054FB" w14:textId="0C47E0ED" w:rsidR="00F638DD" w:rsidRPr="00F638DD" w:rsidRDefault="00FC4F38" w:rsidP="00832A92">
      <w:pPr>
        <w:pStyle w:val="a3"/>
        <w:numPr>
          <w:ilvl w:val="0"/>
          <w:numId w:val="62"/>
        </w:numPr>
        <w:spacing w:before="105" w:after="105" w:line="360" w:lineRule="auto"/>
        <w:jc w:val="both"/>
        <w:rPr>
          <w:bCs/>
        </w:rPr>
      </w:pPr>
      <w:r w:rsidRPr="00832A92">
        <w:rPr>
          <w:rFonts w:eastAsia="Times New Roman"/>
          <w:bCs/>
        </w:rPr>
        <w:t xml:space="preserve">ИИ-модуль: GigaChat API с SSL-шифрованием, возможность применения модели </w:t>
      </w:r>
      <w:r w:rsidRPr="00832A92">
        <w:rPr>
          <w:rFonts w:eastAsia="Times New Roman"/>
          <w:bCs/>
          <w:lang w:val="en-US"/>
        </w:rPr>
        <w:t>GigaChat</w:t>
      </w:r>
      <w:r w:rsidRPr="00832A92">
        <w:rPr>
          <w:rFonts w:eastAsia="Times New Roman"/>
          <w:bCs/>
        </w:rPr>
        <w:t xml:space="preserve"> 2 </w:t>
      </w:r>
      <w:r w:rsidRPr="00832A92">
        <w:rPr>
          <w:rFonts w:eastAsia="Times New Roman"/>
          <w:bCs/>
          <w:lang w:val="en-US"/>
        </w:rPr>
        <w:t>MAX</w:t>
      </w:r>
      <w:r w:rsidRPr="00832A92">
        <w:rPr>
          <w:rFonts w:eastAsia="Times New Roman"/>
          <w:bCs/>
        </w:rPr>
        <w:t xml:space="preserve"> и более поздних версий</w:t>
      </w:r>
    </w:p>
    <w:p w14:paraId="0CA0DB69" w14:textId="3C8C8A3D" w:rsidR="00F638DD" w:rsidRPr="00F638DD" w:rsidRDefault="00FC4F38" w:rsidP="00832A92">
      <w:pPr>
        <w:pStyle w:val="a3"/>
        <w:numPr>
          <w:ilvl w:val="0"/>
          <w:numId w:val="62"/>
        </w:numPr>
        <w:spacing w:before="105" w:after="105" w:line="360" w:lineRule="auto"/>
        <w:jc w:val="both"/>
        <w:rPr>
          <w:bCs/>
        </w:rPr>
      </w:pPr>
      <w:r w:rsidRPr="00832A92">
        <w:rPr>
          <w:rFonts w:eastAsia="Times New Roman"/>
          <w:bCs/>
        </w:rPr>
        <w:t>Инфраструктура: Размещение на серверах фонда</w:t>
      </w:r>
    </w:p>
    <w:p w14:paraId="4CCCBB85" w14:textId="77777777" w:rsidR="00FC4F38" w:rsidRPr="00F638DD" w:rsidRDefault="00FC4F38" w:rsidP="00832A92">
      <w:pPr>
        <w:pStyle w:val="a3"/>
        <w:numPr>
          <w:ilvl w:val="0"/>
          <w:numId w:val="62"/>
        </w:numPr>
        <w:spacing w:before="105" w:after="105" w:line="360" w:lineRule="auto"/>
        <w:jc w:val="both"/>
        <w:rPr>
          <w:bCs/>
        </w:rPr>
      </w:pPr>
      <w:r w:rsidRPr="00832A92">
        <w:rPr>
          <w:rFonts w:eastAsia="Times New Roman"/>
          <w:bCs/>
        </w:rPr>
        <w:t xml:space="preserve">Взаимодействие с пользователями через виджет веб-сайта. </w:t>
      </w:r>
    </w:p>
    <w:p w14:paraId="079AFC2D" w14:textId="76A00B17" w:rsidR="00F638DD" w:rsidRPr="001110B6" w:rsidRDefault="00F638DD" w:rsidP="00FC4F38">
      <w:pPr>
        <w:spacing w:after="210" w:line="36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2) </w:t>
      </w:r>
      <w:r w:rsidR="00FC4F38" w:rsidRPr="001110B6">
        <w:rPr>
          <w:rFonts w:ascii="Times New Roman" w:eastAsia="Times New Roman" w:hAnsi="Times New Roman" w:cs="Times New Roman"/>
          <w:bCs/>
        </w:rPr>
        <w:t>Соответствие нормативным требованиям:</w:t>
      </w:r>
    </w:p>
    <w:p w14:paraId="0F7DB0A2" w14:textId="74D675C0" w:rsidR="00F638DD" w:rsidRPr="00F638DD" w:rsidRDefault="00FC4F38" w:rsidP="00832A92">
      <w:pPr>
        <w:pStyle w:val="a3"/>
        <w:numPr>
          <w:ilvl w:val="0"/>
          <w:numId w:val="63"/>
        </w:numPr>
        <w:spacing w:after="210" w:line="360" w:lineRule="auto"/>
        <w:jc w:val="both"/>
        <w:rPr>
          <w:bCs/>
        </w:rPr>
      </w:pPr>
      <w:r w:rsidRPr="00832A92">
        <w:rPr>
          <w:rFonts w:eastAsia="Times New Roman"/>
          <w:bCs/>
        </w:rPr>
        <w:t>Поддержка 1000+ одновременных пользовательских сессий</w:t>
      </w:r>
    </w:p>
    <w:p w14:paraId="6F1DF256" w14:textId="08CE7766" w:rsidR="00FC4F38" w:rsidRPr="00F638DD" w:rsidRDefault="00FC4F38" w:rsidP="00832A92">
      <w:pPr>
        <w:pStyle w:val="a3"/>
        <w:numPr>
          <w:ilvl w:val="0"/>
          <w:numId w:val="63"/>
        </w:numPr>
        <w:spacing w:after="210" w:line="360" w:lineRule="auto"/>
        <w:jc w:val="both"/>
        <w:rPr>
          <w:bCs/>
        </w:rPr>
      </w:pPr>
      <w:r w:rsidRPr="00832A92">
        <w:rPr>
          <w:rFonts w:eastAsia="Times New Roman"/>
          <w:bCs/>
        </w:rPr>
        <w:t xml:space="preserve">Ответы чат-бота: согласно TOV </w:t>
      </w:r>
      <w:r w:rsidR="005B6D6E">
        <w:rPr>
          <w:rFonts w:eastAsia="Times New Roman"/>
          <w:bCs/>
        </w:rPr>
        <w:t>Заказчика</w:t>
      </w:r>
    </w:p>
    <w:p w14:paraId="6AE6B8C3" w14:textId="73C73248" w:rsidR="00FC4F38" w:rsidRPr="001110B6" w:rsidRDefault="00FC4F38" w:rsidP="00FC4F38">
      <w:pPr>
        <w:spacing w:before="105" w:after="105" w:line="360" w:lineRule="auto"/>
        <w:jc w:val="both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 xml:space="preserve">Гарантийные обязательства </w:t>
      </w:r>
    </w:p>
    <w:p w14:paraId="48DFBB81" w14:textId="3BE0F722" w:rsidR="00FC4F38" w:rsidRPr="001110B6" w:rsidRDefault="00832A92" w:rsidP="00832A92">
      <w:r w:rsidRPr="00832A92">
        <w:rPr>
          <w:rFonts w:ascii="Times New Roman" w:hAnsi="Times New Roman" w:cs="Times New Roman"/>
          <w:bCs/>
        </w:rPr>
        <w:t xml:space="preserve">1) </w:t>
      </w:r>
      <w:r w:rsidR="00FC4F38" w:rsidRPr="00832A92">
        <w:rPr>
          <w:rFonts w:ascii="Times New Roman" w:hAnsi="Times New Roman" w:cs="Times New Roman"/>
          <w:bCs/>
        </w:rPr>
        <w:t xml:space="preserve">Исполнитель гарантирует корректную работу разработанного решения в соответствии с </w:t>
      </w:r>
      <w:r w:rsidR="005B6D6E">
        <w:rPr>
          <w:rFonts w:ascii="Times New Roman" w:hAnsi="Times New Roman" w:cs="Times New Roman"/>
          <w:bCs/>
        </w:rPr>
        <w:t>Т</w:t>
      </w:r>
      <w:r w:rsidR="00FC4F38" w:rsidRPr="00832A92">
        <w:rPr>
          <w:rFonts w:ascii="Times New Roman" w:hAnsi="Times New Roman" w:cs="Times New Roman"/>
          <w:bCs/>
        </w:rPr>
        <w:t>ехническим заданием и согласованной архитектурой.</w:t>
      </w:r>
    </w:p>
    <w:p w14:paraId="4A2920A0" w14:textId="40759A4F" w:rsidR="00FC4F38" w:rsidRPr="001110B6" w:rsidRDefault="00832A92" w:rsidP="00FC4F38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832A92">
        <w:rPr>
          <w:rFonts w:ascii="Times New Roman" w:hAnsi="Times New Roman" w:cs="Times New Roman"/>
          <w:bCs/>
        </w:rPr>
        <w:t xml:space="preserve">2) </w:t>
      </w:r>
      <w:r w:rsidR="00FC4F38" w:rsidRPr="001110B6">
        <w:rPr>
          <w:rFonts w:ascii="Times New Roman" w:hAnsi="Times New Roman" w:cs="Times New Roman"/>
          <w:bCs/>
        </w:rPr>
        <w:t xml:space="preserve">Гарантийный срок эксплуатации составляет 1 (один) год с даты подписания </w:t>
      </w:r>
      <w:r w:rsidR="005B6D6E">
        <w:rPr>
          <w:rFonts w:ascii="Times New Roman" w:hAnsi="Times New Roman" w:cs="Times New Roman"/>
          <w:bCs/>
        </w:rPr>
        <w:t>Акта</w:t>
      </w:r>
      <w:r w:rsidR="00FC4F38" w:rsidRPr="001110B6">
        <w:rPr>
          <w:rFonts w:ascii="Times New Roman" w:hAnsi="Times New Roman" w:cs="Times New Roman"/>
          <w:bCs/>
        </w:rPr>
        <w:t>.</w:t>
      </w:r>
    </w:p>
    <w:p w14:paraId="26D56F05" w14:textId="586F3525" w:rsidR="00FC4F38" w:rsidRPr="001110B6" w:rsidRDefault="00832A92" w:rsidP="00FC4F38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832A92">
        <w:rPr>
          <w:rFonts w:ascii="Times New Roman" w:hAnsi="Times New Roman" w:cs="Times New Roman"/>
          <w:bCs/>
        </w:rPr>
        <w:t xml:space="preserve">3) </w:t>
      </w:r>
      <w:r w:rsidR="00FC4F38" w:rsidRPr="001110B6">
        <w:rPr>
          <w:rFonts w:ascii="Times New Roman" w:hAnsi="Times New Roman" w:cs="Times New Roman"/>
          <w:bCs/>
        </w:rPr>
        <w:t>В течение гарантийного периода Исполнитель обязуется:</w:t>
      </w:r>
    </w:p>
    <w:p w14:paraId="6510E4F0" w14:textId="77777777" w:rsidR="00FC4F38" w:rsidRPr="001110B6" w:rsidRDefault="00FC4F38" w:rsidP="00FC4F38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бесплатно устранять выявленные ошибки и недоработки, влияющие на стабильность и функциональность системы;</w:t>
      </w:r>
    </w:p>
    <w:p w14:paraId="542BA806" w14:textId="77777777" w:rsidR="00FC4F38" w:rsidRPr="001110B6" w:rsidRDefault="00FC4F38" w:rsidP="00FC4F38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lastRenderedPageBreak/>
        <w:t>консультировать специалистов Заказчика по вопросам эксплуатации;</w:t>
      </w:r>
    </w:p>
    <w:p w14:paraId="29D9CA0B" w14:textId="77777777" w:rsidR="00FC4F38" w:rsidRPr="001110B6" w:rsidRDefault="00FC4F38" w:rsidP="00FC4F38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обеспечивать корректное функционирование чат-бота в пределах предоставленной инфраструктуры и API;</w:t>
      </w:r>
    </w:p>
    <w:p w14:paraId="2328D600" w14:textId="77777777" w:rsidR="00FC4F38" w:rsidRPr="001110B6" w:rsidRDefault="00FC4F38" w:rsidP="00FC4F38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при необходимости выполнять корректировку параметров интеграции, тайм-аутов, лимитов и других рабочих характеристик</w:t>
      </w:r>
    </w:p>
    <w:p w14:paraId="70A674D8" w14:textId="77777777" w:rsidR="00FC4F38" w:rsidRPr="001110B6" w:rsidRDefault="00FC4F38" w:rsidP="00FC4F38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суммарное время выполнения доработок в рамках текущего проекта в общих пределах </w:t>
      </w:r>
      <w:r w:rsidRPr="00865B9C">
        <w:rPr>
          <w:rFonts w:ascii="Times New Roman" w:hAnsi="Times New Roman" w:cs="Times New Roman"/>
          <w:bCs/>
          <w:sz w:val="24"/>
          <w:szCs w:val="24"/>
        </w:rPr>
        <w:t>65</w:t>
      </w:r>
      <w:r w:rsidRPr="001110B6">
        <w:rPr>
          <w:rFonts w:ascii="Times New Roman" w:hAnsi="Times New Roman" w:cs="Times New Roman"/>
          <w:bCs/>
        </w:rPr>
        <w:t xml:space="preserve"> часов без дополнительной оплаты в случае выявления существенных недостатков;</w:t>
      </w:r>
    </w:p>
    <w:p w14:paraId="3CDD812C" w14:textId="6592DB2E" w:rsidR="00FC4F38" w:rsidRPr="001110B6" w:rsidRDefault="00832A92" w:rsidP="00FC4F38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832A92">
        <w:rPr>
          <w:rFonts w:ascii="Times New Roman" w:hAnsi="Times New Roman" w:cs="Times New Roman"/>
          <w:bCs/>
        </w:rPr>
        <w:t xml:space="preserve">4) </w:t>
      </w:r>
      <w:r w:rsidR="00FC4F38" w:rsidRPr="001110B6">
        <w:rPr>
          <w:rFonts w:ascii="Times New Roman" w:hAnsi="Times New Roman" w:cs="Times New Roman"/>
          <w:bCs/>
        </w:rPr>
        <w:t>Критерии существенных недостатков (по ст. 723 и 724 ГК РФ</w:t>
      </w:r>
      <w:r w:rsidR="005B6D6E">
        <w:rPr>
          <w:rFonts w:ascii="Times New Roman" w:hAnsi="Times New Roman" w:cs="Times New Roman"/>
          <w:bCs/>
        </w:rPr>
        <w:t>)</w:t>
      </w:r>
      <w:r w:rsidR="00FC4F38" w:rsidRPr="001110B6">
        <w:rPr>
          <w:rFonts w:ascii="Times New Roman" w:hAnsi="Times New Roman" w:cs="Times New Roman"/>
          <w:bCs/>
        </w:rPr>
        <w:t xml:space="preserve">, а также по практике применения гарантийного обслуживания в </w:t>
      </w:r>
      <w:r w:rsidR="005B6D6E">
        <w:rPr>
          <w:rFonts w:ascii="Times New Roman" w:hAnsi="Times New Roman" w:cs="Times New Roman"/>
          <w:bCs/>
        </w:rPr>
        <w:t xml:space="preserve">аналогичных </w:t>
      </w:r>
      <w:r w:rsidR="00FC4F38" w:rsidRPr="001110B6">
        <w:rPr>
          <w:rFonts w:ascii="Times New Roman" w:hAnsi="Times New Roman" w:cs="Times New Roman"/>
          <w:bCs/>
        </w:rPr>
        <w:t>ИТ- договорах):</w:t>
      </w:r>
    </w:p>
    <w:p w14:paraId="18B154D2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Приводят к полной или частичной невозможности использовать систему по назначению</w:t>
      </w:r>
    </w:p>
    <w:p w14:paraId="660FBBFA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Нарушают требования безопасности: выявленные уязвимости XSS, SQL иньекции, утечки служебных данных или секретов развертывания системы</w:t>
      </w:r>
    </w:p>
    <w:p w14:paraId="3AFAADF1" w14:textId="082552FA" w:rsidR="00FC4F38" w:rsidRPr="00F638DD" w:rsidRDefault="00FC4F38" w:rsidP="00832A9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Нарушают требования производительности без учета проблем производительности внешних узлов, изменения форматов сопряженных систем</w:t>
      </w:r>
    </w:p>
    <w:p w14:paraId="3DEFDB7B" w14:textId="3B87B022" w:rsidR="00FC4F38" w:rsidRPr="001110B6" w:rsidRDefault="00832A92" w:rsidP="00FC4F38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832A92">
        <w:rPr>
          <w:rFonts w:ascii="Times New Roman" w:hAnsi="Times New Roman" w:cs="Times New Roman"/>
          <w:bCs/>
        </w:rPr>
        <w:t xml:space="preserve">5) </w:t>
      </w:r>
      <w:r w:rsidR="00FC4F38" w:rsidRPr="001110B6">
        <w:rPr>
          <w:rFonts w:ascii="Times New Roman" w:hAnsi="Times New Roman" w:cs="Times New Roman"/>
          <w:bCs/>
        </w:rPr>
        <w:t>К существенным недостаткам не относятся:</w:t>
      </w:r>
    </w:p>
    <w:p w14:paraId="35C3CADC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DDoS атаки и действия третьих лиц направленные на дестабилизацию работы компонентов в рамках пользовательских сценариев</w:t>
      </w:r>
    </w:p>
    <w:p w14:paraId="334A3735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использование компонентов системы вне описанных пользовательских сценариев</w:t>
      </w:r>
    </w:p>
    <w:p w14:paraId="4134CB90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кратное увеличение количества индексируемых данных, исчерпание дискового пространства</w:t>
      </w:r>
    </w:p>
    <w:p w14:paraId="21722EF4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исчерпание бюджета токенов во время правомерного использования системы</w:t>
      </w:r>
    </w:p>
    <w:p w14:paraId="347FFFBD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деградация производительности системы из-за нерационального накопления временных данных (логи, устаревшие записи в базах данных, старые версии документов) не являются критериями существенных недостатков</w:t>
      </w:r>
    </w:p>
    <w:p w14:paraId="2D82B8DF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Ответы API сервиса GigaChat не соответствующие законодательству РФ, нормам морали, религиозной или расовой неприязни и других форм дискриминации в ответ на легитимные или нелигитимные запросы пользователей</w:t>
      </w:r>
    </w:p>
    <w:p w14:paraId="0AFB1A3B" w14:textId="77777777" w:rsidR="00FC4F38" w:rsidRPr="001110B6" w:rsidRDefault="00FC4F38" w:rsidP="00FC4F38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Содержание или цитирование документов предоставляемыми со стороны портала и хранилища документов.</w:t>
      </w:r>
    </w:p>
    <w:p w14:paraId="5E2A0D64" w14:textId="77777777" w:rsidR="00FC4F38" w:rsidRPr="001110B6" w:rsidRDefault="00FC4F38" w:rsidP="00FC4F38">
      <w:pPr>
        <w:spacing w:before="105" w:after="105" w:line="360" w:lineRule="auto"/>
        <w:ind w:left="229"/>
        <w:jc w:val="both"/>
        <w:rPr>
          <w:rFonts w:ascii="Times New Roman" w:hAnsi="Times New Roman" w:cs="Times New Roman"/>
          <w:bCs/>
        </w:rPr>
      </w:pPr>
    </w:p>
    <w:p w14:paraId="438490EF" w14:textId="5EDCFFD0" w:rsidR="00FC4F38" w:rsidRPr="00832A92" w:rsidRDefault="00FC4F38" w:rsidP="00FC4F38">
      <w:pPr>
        <w:spacing w:before="105" w:after="105" w:line="360" w:lineRule="auto"/>
        <w:jc w:val="both"/>
        <w:rPr>
          <w:rFonts w:ascii="Times New Roman" w:hAnsi="Times New Roman" w:cs="Times New Roman"/>
          <w:b/>
        </w:rPr>
      </w:pPr>
      <w:r w:rsidRPr="00832A92">
        <w:rPr>
          <w:rFonts w:ascii="Times New Roman" w:hAnsi="Times New Roman" w:cs="Times New Roman"/>
          <w:b/>
        </w:rPr>
        <w:t>Передача знаний и обучение</w:t>
      </w:r>
    </w:p>
    <w:p w14:paraId="4FB8F8DD" w14:textId="0BFDA678" w:rsidR="00FC4F38" w:rsidRPr="001110B6" w:rsidRDefault="005B6D6E" w:rsidP="00FC4F38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В процессе приемки-передачи результатов Услуг</w:t>
      </w:r>
      <w:r w:rsidR="00FC4F38" w:rsidRPr="001110B6">
        <w:rPr>
          <w:rFonts w:ascii="Times New Roman" w:hAnsi="Times New Roman" w:cs="Times New Roman"/>
          <w:bCs/>
        </w:rPr>
        <w:t xml:space="preserve"> Исполнитель:</w:t>
      </w:r>
    </w:p>
    <w:p w14:paraId="0630208A" w14:textId="77777777" w:rsidR="00FC4F38" w:rsidRPr="001110B6" w:rsidRDefault="00FC4F38" w:rsidP="00FC4F38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проводит онлайн-демонстрацию (демо-сессию) с записью, поясняющую работу интерфейса, администрирование и обновления;</w:t>
      </w:r>
    </w:p>
    <w:p w14:paraId="7F5CF0F9" w14:textId="77777777" w:rsidR="00FC4F38" w:rsidRPr="001110B6" w:rsidRDefault="00FC4F38" w:rsidP="00FC4F38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предоставляет административный интерфейс для просмотра логов общения и статистики чатов (для авторизованных пользователей);</w:t>
      </w:r>
    </w:p>
    <w:p w14:paraId="2B956C0E" w14:textId="77777777" w:rsidR="00FC4F38" w:rsidRPr="001110B6" w:rsidRDefault="00FC4F38" w:rsidP="00FC4F38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передаёт полную эксплуатационную документацию, включая инструкции по обновлению и переносу решения между DEV/ TEST/PROD-средами;</w:t>
      </w:r>
    </w:p>
    <w:p w14:paraId="1E5F28A2" w14:textId="1CE7F534" w:rsidR="00FC4F38" w:rsidRPr="001110B6" w:rsidRDefault="00FC4F38" w:rsidP="00FC4F38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предоставляет доступ администратора к учетной записи сервера разработки Gitlab или альтернативного в случае наличия такового со стороны </w:t>
      </w:r>
      <w:r w:rsidR="005B6D6E">
        <w:rPr>
          <w:rFonts w:ascii="Times New Roman" w:hAnsi="Times New Roman" w:cs="Times New Roman"/>
          <w:bCs/>
        </w:rPr>
        <w:t>Заказчика</w:t>
      </w:r>
      <w:r w:rsidR="005B6D6E" w:rsidRPr="001110B6">
        <w:rPr>
          <w:rFonts w:ascii="Times New Roman" w:hAnsi="Times New Roman" w:cs="Times New Roman"/>
          <w:bCs/>
        </w:rPr>
        <w:t xml:space="preserve"> </w:t>
      </w:r>
      <w:r w:rsidRPr="001110B6">
        <w:rPr>
          <w:rFonts w:ascii="Times New Roman" w:hAnsi="Times New Roman" w:cs="Times New Roman"/>
          <w:bCs/>
        </w:rPr>
        <w:t>И/ИЛИ передача исходного кода в исходном виде и Git репозитория на электронном носителе;</w:t>
      </w:r>
    </w:p>
    <w:p w14:paraId="43A696A2" w14:textId="09B69ACB" w:rsidR="00FC4F38" w:rsidRPr="001110B6" w:rsidRDefault="00FC4F38" w:rsidP="00FC4F38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обеспечивает консультирование представителей </w:t>
      </w:r>
      <w:r w:rsidR="005B6D6E">
        <w:rPr>
          <w:rFonts w:ascii="Times New Roman" w:hAnsi="Times New Roman" w:cs="Times New Roman"/>
          <w:bCs/>
        </w:rPr>
        <w:t>Заказчика</w:t>
      </w:r>
      <w:r w:rsidR="005B6D6E" w:rsidRPr="001110B6">
        <w:rPr>
          <w:rFonts w:ascii="Times New Roman" w:hAnsi="Times New Roman" w:cs="Times New Roman"/>
          <w:bCs/>
        </w:rPr>
        <w:t xml:space="preserve"> </w:t>
      </w:r>
      <w:r w:rsidRPr="001110B6">
        <w:rPr>
          <w:rFonts w:ascii="Times New Roman" w:hAnsi="Times New Roman" w:cs="Times New Roman"/>
          <w:bCs/>
        </w:rPr>
        <w:t>по вопросам эксплуатации на протяжении гарантийного периода.</w:t>
      </w:r>
    </w:p>
    <w:p w14:paraId="0A9C74E1" w14:textId="2FE22DBC" w:rsidR="00F71370" w:rsidRPr="0095506A" w:rsidRDefault="00FC4F38" w:rsidP="00823D74">
      <w:pPr>
        <w:jc w:val="center"/>
      </w:pPr>
      <w:r w:rsidRPr="00823D74">
        <w:rPr>
          <w:rFonts w:ascii="Times New Roman" w:eastAsia="Times New Roman" w:hAnsi="Times New Roman" w:cs="Times New Roman"/>
          <w:b/>
          <w:bCs/>
        </w:rPr>
        <w:t>Общие технические требования</w:t>
      </w:r>
    </w:p>
    <w:p w14:paraId="2F3C9968" w14:textId="77777777" w:rsidR="00F71370" w:rsidRPr="001110B6" w:rsidRDefault="00F71370" w:rsidP="00F71370">
      <w:pPr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Термины и сокращения</w:t>
      </w:r>
    </w:p>
    <w:tbl>
      <w:tblPr>
        <w:tblW w:w="9452" w:type="dxa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7501"/>
      </w:tblGrid>
      <w:tr w:rsidR="00F71370" w:rsidRPr="001110B6" w14:paraId="711E9B3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right w:w="0" w:type="dxa"/>
            </w:tcMar>
            <w:vAlign w:val="center"/>
          </w:tcPr>
          <w:p w14:paraId="42D5F110" w14:textId="77777777" w:rsidR="00F71370" w:rsidRPr="001110B6" w:rsidRDefault="00F71370" w:rsidP="00C655D5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right w:w="0" w:type="dxa"/>
            </w:tcMar>
            <w:vAlign w:val="center"/>
          </w:tcPr>
          <w:p w14:paraId="248DDB31" w14:textId="77777777" w:rsidR="00F71370" w:rsidRPr="001110B6" w:rsidRDefault="00F71370" w:rsidP="00C655D5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F71370" w:rsidRPr="001110B6" w14:paraId="1BB5A97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E36C5C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Сервис/Система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564E7A4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Совокупность программных средств разрабатываемых в рамках ТЗ</w:t>
            </w:r>
          </w:p>
        </w:tc>
      </w:tr>
      <w:tr w:rsidR="00F71370" w:rsidRPr="001110B6" w14:paraId="16BB628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3342D5A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ЦНК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23BCA2B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Цифровые навыки и компетенции</w:t>
            </w:r>
          </w:p>
        </w:tc>
      </w:tr>
      <w:tr w:rsidR="00F71370" w:rsidRPr="001110B6" w14:paraId="582FE07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DC0C92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Разработка Сервиса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57F11E9A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Полноценная разработка Системы с учетом опыта, полученного Заказчиком в ранее созданной Системе.</w:t>
            </w:r>
          </w:p>
        </w:tc>
      </w:tr>
      <w:tr w:rsidR="00F71370" w:rsidRPr="001110B6" w14:paraId="149D58CC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FC261D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Фонд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1F30223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</w:t>
            </w:r>
          </w:p>
        </w:tc>
      </w:tr>
      <w:tr w:rsidR="00F71370" w:rsidRPr="001110B6" w14:paraId="18B1E10E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364422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684ACD4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Программа по развитию цифровых навыков и компетенций Фонда</w:t>
            </w:r>
          </w:p>
        </w:tc>
      </w:tr>
      <w:tr w:rsidR="00F71370" w:rsidRPr="001110B6" w14:paraId="0401627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B139BC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3A4BAB8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Техническое задание</w:t>
            </w:r>
          </w:p>
        </w:tc>
      </w:tr>
      <w:tr w:rsidR="00F71370" w:rsidRPr="001110B6" w14:paraId="73B5E1C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42A6C8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2A9365D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Описание постановки задач</w:t>
            </w:r>
          </w:p>
        </w:tc>
      </w:tr>
      <w:tr w:rsidR="00F71370" w:rsidRPr="001110B6" w14:paraId="2FBB88E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3A3B43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5A454D8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Пользователь, проходящий исследование и дающий ответы на вопросы и методики.</w:t>
            </w:r>
          </w:p>
        </w:tc>
      </w:tr>
      <w:tr w:rsidR="00F71370" w:rsidRPr="001110B6" w14:paraId="5AD7F91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7F2E5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5221196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Целевая аудитория — термин, используемый для обозначения группы людей с общими признаками, объединенной ради какой-либо цели или задачи. Под </w:t>
            </w:r>
            <w:r w:rsidRPr="001110B6">
              <w:rPr>
                <w:rFonts w:ascii="Times New Roman" w:hAnsi="Times New Roman" w:cs="Times New Roman"/>
              </w:rPr>
              <w:lastRenderedPageBreak/>
              <w:t>общими признаками пониматься любые характеристики, требуемые организаторами.</w:t>
            </w:r>
          </w:p>
        </w:tc>
      </w:tr>
      <w:tr w:rsidR="00F71370" w:rsidRPr="001110B6" w14:paraId="0A01B12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A7C4A3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Аудит Сервиса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7D38E04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Процедура независимой проверки, оценки работоспособности Системы, степени его проработанности, проверка комплектности необходимой документации. </w:t>
            </w:r>
          </w:p>
        </w:tc>
      </w:tr>
      <w:tr w:rsidR="00F71370" w:rsidRPr="001110B6" w14:paraId="34F3601B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DF6149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64809C2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Программное изделие</w:t>
            </w:r>
          </w:p>
        </w:tc>
      </w:tr>
      <w:tr w:rsidR="00F71370" w:rsidRPr="001110B6" w14:paraId="705E6764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7BAC0C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52826B6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Программная система</w:t>
            </w:r>
          </w:p>
        </w:tc>
      </w:tr>
      <w:tr w:rsidR="00F71370" w:rsidRPr="001110B6" w14:paraId="7C942B0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0B14A88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C85302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Автоматизированная система</w:t>
            </w:r>
          </w:p>
        </w:tc>
      </w:tr>
      <w:tr w:rsidR="00F71370" w:rsidRPr="001110B6" w14:paraId="70CB990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B4422A8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FF262F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Тактико-техническое задание</w:t>
            </w:r>
          </w:p>
        </w:tc>
      </w:tr>
      <w:tr w:rsidR="00F71370" w:rsidRPr="001110B6" w14:paraId="27298BF6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DBBD3E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ТТТ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9BD1DB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Тактико-технические требования</w:t>
            </w:r>
          </w:p>
        </w:tc>
      </w:tr>
      <w:tr w:rsidR="00F71370" w:rsidRPr="001110B6" w14:paraId="678EB210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FEB22B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AA0028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Техническое задание (тоже что и ТЗ)</w:t>
            </w:r>
          </w:p>
        </w:tc>
      </w:tr>
      <w:tr w:rsidR="00F71370" w:rsidRPr="001110B6" w14:paraId="3FF526B1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851FDB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SSDLC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C7FDAA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Secure Software Development Life Cycle (русский перевод: Решение для непрерывного контроля безопасности разрабатываемых приложений.</w:t>
            </w:r>
          </w:p>
        </w:tc>
      </w:tr>
      <w:tr w:rsidR="00F71370" w:rsidRPr="001110B6" w14:paraId="1A57F38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ADA3A3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0F7B7E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User Interfaces (русский перевод: Пользовательский интерфейс)</w:t>
            </w:r>
          </w:p>
        </w:tc>
      </w:tr>
      <w:tr w:rsidR="00F71370" w:rsidRPr="001110B6" w14:paraId="1C033046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B26B2F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6ABE87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User Expirience (русский перевод: Пользовательский опыт). Совокупность реализованных решений в пользовательском интерфейсе, отвечающие за сценарий пользовательского взаимодействия, взаимоувязанный с целями и требованиями к  UI.</w:t>
            </w:r>
          </w:p>
        </w:tc>
      </w:tr>
      <w:tr w:rsidR="00F71370" w:rsidRPr="001110B6" w14:paraId="4120AE84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15FA2A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CEED2F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Общее программное обеспечение (операционные системы)</w:t>
            </w:r>
          </w:p>
        </w:tc>
      </w:tr>
      <w:tr w:rsidR="00F71370" w:rsidRPr="001110B6" w14:paraId="63EE4EA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DD3D4C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ОСПО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2975D9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Общее системное программное обеспечение, входящее в состав поставки операционной системы или поставленное вместе с другим ОСПО, необходимым для исполнения программных компонентов АС.</w:t>
            </w:r>
          </w:p>
        </w:tc>
      </w:tr>
      <w:tr w:rsidR="00F71370" w:rsidRPr="001110B6" w14:paraId="73F35BAE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4B827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3D881A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Программные компоненты</w:t>
            </w:r>
          </w:p>
        </w:tc>
      </w:tr>
      <w:tr w:rsidR="00F71370" w:rsidRPr="001110B6" w14:paraId="3A6ABB0D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A1104E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ПКС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9F5813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Программные комплексы</w:t>
            </w:r>
          </w:p>
        </w:tc>
      </w:tr>
      <w:tr w:rsidR="00F71370" w:rsidRPr="001110B6" w14:paraId="3BC8875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B96B1A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F2AE60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Программное изделие</w:t>
            </w:r>
          </w:p>
        </w:tc>
      </w:tr>
      <w:tr w:rsidR="00F71370" w:rsidRPr="001110B6" w14:paraId="20CAD9AB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6FE0AA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AEB528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Специальное программное обеспечение</w:t>
            </w:r>
          </w:p>
        </w:tc>
      </w:tr>
      <w:tr w:rsidR="00F71370" w:rsidRPr="001110B6" w14:paraId="1B41BCAD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10D44E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БФ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519D65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</w:t>
            </w:r>
          </w:p>
        </w:tc>
      </w:tr>
      <w:tr w:rsidR="00F71370" w:rsidRPr="001110B6" w14:paraId="7857B14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3EFFB3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Фонд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886041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будущее».</w:t>
            </w:r>
          </w:p>
        </w:tc>
      </w:tr>
      <w:tr w:rsidR="00F71370" w:rsidRPr="001110B6" w14:paraId="6EF1941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739099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CDN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2310DF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Content Delivery Network (русский перевод: сеть доставки (распространения) контента) Сервис распределенного предоставления контента информации, на </w:t>
            </w:r>
            <w:r w:rsidRPr="001110B6">
              <w:rPr>
                <w:rFonts w:ascii="Times New Roman" w:hAnsi="Times New Roman" w:cs="Times New Roman"/>
              </w:rPr>
              <w:lastRenderedPageBreak/>
              <w:t>основании горизонтального масштабирования узлов доставки в различной географии местонахождения Пользователей АС.</w:t>
            </w:r>
          </w:p>
        </w:tc>
      </w:tr>
      <w:tr w:rsidR="00F71370" w:rsidRPr="001110B6" w14:paraId="4409C5A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4CB54F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БД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87E93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База данных.</w:t>
            </w:r>
          </w:p>
        </w:tc>
      </w:tr>
      <w:tr w:rsidR="00F71370" w:rsidRPr="001110B6" w14:paraId="068F6EC7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5EFA09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4F1427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управления базами данных.</w:t>
            </w:r>
          </w:p>
        </w:tc>
      </w:tr>
      <w:tr w:rsidR="00F71370" w:rsidRPr="001110B6" w14:paraId="5EFBDB3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998DD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SOC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8E2C71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Security Operation Center (русский перевод: центр (операционная служба) оповещения по инцидентам безопасности).</w:t>
            </w:r>
          </w:p>
        </w:tc>
      </w:tr>
      <w:tr w:rsidR="00F71370" w:rsidRPr="001110B6" w14:paraId="2A8332D6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F150F5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EDR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5F95D7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Endpoint Detection &amp; Response (русский перевод: детектирование и реагирование на конечном узле) Часть системы взаимодействия с SOC, программный клиент, установленный на экземпляре ОПО, для сигнализации о проблемах. Поставляет либо выделенные инциденты либо преднастроенный журнал событий.</w:t>
            </w:r>
          </w:p>
        </w:tc>
      </w:tr>
      <w:tr w:rsidR="00F71370" w:rsidRPr="001110B6" w14:paraId="47F1289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64213B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FFAEA0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Антивирусное программное обеспечение</w:t>
            </w:r>
          </w:p>
        </w:tc>
      </w:tr>
      <w:tr w:rsidR="00F71370" w:rsidRPr="001110B6" w14:paraId="1EACD34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9AF3A7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261D81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Приемо-сдаточные испытания.</w:t>
            </w:r>
          </w:p>
        </w:tc>
      </w:tr>
      <w:tr w:rsidR="00F71370" w:rsidRPr="001110B6" w14:paraId="4A8A9E2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7326FE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Методика 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4FD0A8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Документ, отражающий перечень всех реализованных в ходе работ над АС функций, с описанием способа их проверки и приемки.</w:t>
            </w:r>
          </w:p>
        </w:tc>
      </w:tr>
      <w:tr w:rsidR="00F71370" w:rsidRPr="001110B6" w14:paraId="7B3F7FF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2E35E8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Протокол 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7AEE2C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Журнал регистрации результатов прохождения методики ПСИ по каждой, предлагаемой для приемки новой реализованной функции или задаче в АС.</w:t>
            </w:r>
          </w:p>
        </w:tc>
      </w:tr>
      <w:tr w:rsidR="00F71370" w:rsidRPr="001110B6" w14:paraId="228660DE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E1C974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9E5089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Описание постановок задач. Документ, отражающий общий список задач и функций, требуемый к реализации в АС.</w:t>
            </w:r>
          </w:p>
        </w:tc>
      </w:tr>
      <w:tr w:rsidR="00F71370" w:rsidRPr="001110B6" w14:paraId="23E12F5C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83EF55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MVP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25722D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minimum viable product (русский перевод: Минимально жизнеспособный продукт)</w:t>
            </w:r>
          </w:p>
        </w:tc>
      </w:tr>
      <w:tr w:rsidR="00F71370" w:rsidRPr="001110B6" w14:paraId="47CB7824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0E2A34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СЗИ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19FBAB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Средство защиты информации</w:t>
            </w:r>
          </w:p>
        </w:tc>
      </w:tr>
      <w:tr w:rsidR="00F71370" w:rsidRPr="001110B6" w14:paraId="5491C5B4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3CCDF9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Платформа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5AB380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Тоже, что и Платформа размещения тренажера</w:t>
            </w:r>
          </w:p>
        </w:tc>
      </w:tr>
      <w:tr w:rsidR="00F71370" w:rsidRPr="001110B6" w14:paraId="3CE3D1C9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75A5DB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M2M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0C9E85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Межмашинный интерфейс взаимодействия систем (при интеграции) (Machine-to-Machine interface)</w:t>
            </w:r>
          </w:p>
        </w:tc>
      </w:tr>
      <w:tr w:rsidR="00F71370" w:rsidRPr="001110B6" w14:paraId="414BA6F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AF3E6F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9F118A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Кибербезопасность. </w:t>
            </w:r>
          </w:p>
        </w:tc>
      </w:tr>
      <w:tr w:rsidR="00F71370" w:rsidRPr="001110B6" w14:paraId="164D6AC1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E514BF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AI-Агент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FDB19D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на базе генеративного искусственного интеллекта, способная планировать и совершать автономные действия во внешней среде, реагировать на изменения и взаимодействовать с человеком и другими агентами для достижения поставленных целей. </w:t>
            </w:r>
          </w:p>
          <w:p w14:paraId="737B3D4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</w:p>
          <w:p w14:paraId="59EA7D0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 xml:space="preserve">В рамках данного стандарта AI-агент является </w:t>
            </w:r>
            <w:r w:rsidRPr="001110B6">
              <w:rPr>
                <w:rFonts w:ascii="Times New Roman" w:hAnsi="Times New Roman" w:cs="Times New Roman"/>
                <w:u w:val="single"/>
              </w:rPr>
              <w:t>логической сущностью</w:t>
            </w:r>
            <w:r w:rsidRPr="001110B6">
              <w:rPr>
                <w:rFonts w:ascii="Times New Roman" w:hAnsi="Times New Roman" w:cs="Times New Roman"/>
              </w:rPr>
              <w:t>, состоящей из функциональных блоков, каждый из которых реализуется в виде компонентов (в общем случае различных) Автоматизированных Систем. Функциональные блоки AI-агента определены ниже в данном стандарте.</w:t>
            </w:r>
          </w:p>
          <w:p w14:paraId="13CC0E4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Если в тексте данного стандарта указано, что AI-агент входит в состав конкретной Автоматизированной Системы, то под этим следует понимать, что конкретная Автоматизированная Система выполняет Поток Исполнения (Control Flow) данного AI-агента.</w:t>
            </w:r>
          </w:p>
        </w:tc>
      </w:tr>
      <w:tr w:rsidR="00F71370" w:rsidRPr="001110B6" w14:paraId="5C6023E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3052C3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Агент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87E9D2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 Агент</w:t>
            </w:r>
          </w:p>
        </w:tc>
      </w:tr>
      <w:tr w:rsidR="00F71370" w:rsidRPr="001110B6" w14:paraId="32220E97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F4E585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Контекст (Context)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B9FF26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Совокупность данных, условий и ограничений, в рамках которых действует AI-агент </w:t>
            </w:r>
          </w:p>
        </w:tc>
      </w:tr>
      <w:tr w:rsidR="00F71370" w:rsidRPr="001110B6" w14:paraId="55EF13E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F9675C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Память агента (Memory)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A31DCC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Механизм, позволяющий агентам сохранять и извлекать информацию во время взаимодействий</w:t>
            </w:r>
          </w:p>
        </w:tc>
      </w:tr>
      <w:tr w:rsidR="00F71370" w:rsidRPr="001110B6" w14:paraId="3FF57AC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FDAA648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110B6">
              <w:rPr>
                <w:rFonts w:ascii="Times New Roman" w:hAnsi="Times New Roman" w:cs="Times New Roman"/>
              </w:rPr>
              <w:t>Долговременная</w:t>
            </w:r>
            <w:r w:rsidRPr="001110B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10B6">
              <w:rPr>
                <w:rFonts w:ascii="Times New Roman" w:hAnsi="Times New Roman" w:cs="Times New Roman"/>
              </w:rPr>
              <w:t>память</w:t>
            </w:r>
            <w:r w:rsidRPr="001110B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10B6">
              <w:rPr>
                <w:rFonts w:ascii="Times New Roman" w:hAnsi="Times New Roman" w:cs="Times New Roman"/>
              </w:rPr>
              <w:t>агента</w:t>
            </w:r>
          </w:p>
          <w:p w14:paraId="122A088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110B6">
              <w:rPr>
                <w:rFonts w:ascii="Times New Roman" w:hAnsi="Times New Roman" w:cs="Times New Roman"/>
                <w:lang w:val="en-US"/>
              </w:rPr>
              <w:t>(Long term memory, knowledge base)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196CE6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Память агента, хранящая информацию, которая остаётся актуальной и ценной за пределами отдельного взаимодействия агента с клиентом.</w:t>
            </w:r>
          </w:p>
          <w:p w14:paraId="4178522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Долговременная память служит для хранения состояния агента между взаимодействиями с клиентом, накопленных знаний агента, усвоенных шаблонов поведения и установленных отношений с клиентами.</w:t>
            </w:r>
          </w:p>
        </w:tc>
      </w:tr>
      <w:tr w:rsidR="00F71370" w:rsidRPr="001110B6" w14:paraId="6E3EB8E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7372B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LLM (Lagre Language Model, Большая Языковая Модель)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303C0B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искусственного интеллекта, основанная на нейронных сетях, которая обучена на больших объемах текстовых данных. Эти модели способны обрабатывать, понимать и генерировать текст, аналогичный человеческому. Они используют методы глубокого обучения и могут содержать миллиарды параметров, что позволяет им улавливать нюансы языка, грамматики и контекста.</w:t>
            </w:r>
          </w:p>
          <w:p w14:paraId="3204690C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71370" w:rsidRPr="001110B6" w14:paraId="16BB541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748D4C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Model (Модель)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016D1B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Структура, которая может обрабатывать и анализировать данные, переданные ей в запросе (промпте), и формировать ответ на запрос (промпт), обладающая следующими свойствами:</w:t>
            </w:r>
          </w:p>
          <w:p w14:paraId="467959F0" w14:textId="77777777" w:rsidR="00F71370" w:rsidRPr="001110B6" w:rsidRDefault="00F71370" w:rsidP="00C655D5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Понимание контекста </w:t>
            </w:r>
          </w:p>
          <w:p w14:paraId="387C25F4" w14:textId="77777777" w:rsidR="00F71370" w:rsidRPr="001110B6" w:rsidRDefault="00F71370" w:rsidP="00C655D5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к рассуждению и планированию</w:t>
            </w:r>
          </w:p>
          <w:p w14:paraId="0DC8CC59" w14:textId="77777777" w:rsidR="00F71370" w:rsidRPr="001110B6" w:rsidRDefault="00F71370" w:rsidP="00C655D5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Формирование осмысленного ответа на любой запрос</w:t>
            </w:r>
          </w:p>
          <w:p w14:paraId="6B54297A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</w:p>
          <w:p w14:paraId="16C8218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Пример таких моделей: LLM</w:t>
            </w:r>
          </w:p>
        </w:tc>
      </w:tr>
      <w:tr w:rsidR="00F71370" w:rsidRPr="001110B6" w14:paraId="2698184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B96EA7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RAG (Retrieval Augmented Generation)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7AD18AA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Метод генерации текста, который комбинирует извлечение релевантной информации из внешних для AI-агента источников знаний (векторные хранилища, базы документов и т.д.) с генерацией текста на основе этой информации с помощью LLM</w:t>
            </w:r>
          </w:p>
        </w:tc>
      </w:tr>
      <w:tr w:rsidR="00F71370" w:rsidRPr="001110B6" w14:paraId="48B0EFDB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3E7886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Prompt (Промпт)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468848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Входной запрос для Модели</w:t>
            </w:r>
          </w:p>
        </w:tc>
      </w:tr>
      <w:tr w:rsidR="00F71370" w:rsidRPr="001110B6" w14:paraId="2D48544B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6EE82F8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Системный Промпт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2338D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Скрытая от пользователя часть Промпта, определяющая базовое поведение AI-агента, стилистику ответов и границы допустимых действий</w:t>
            </w:r>
          </w:p>
        </w:tc>
      </w:tr>
      <w:tr w:rsidR="00F71370" w:rsidRPr="001110B6" w14:paraId="3CABD2B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AD67FF6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Пользовательский Промпт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1F7DB7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Часть Промпта, содержащая запрос пользователя</w:t>
            </w:r>
          </w:p>
        </w:tc>
      </w:tr>
      <w:tr w:rsidR="00F71370" w:rsidRPr="001110B6" w14:paraId="5E47143D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6C009A1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Guardrails (Защитные ограничения, ограничительные барьеры)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03E3A1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Набор правил и механизмов, контролирующих поведение AI-агентов с целью обеспечения безопасности и предсказуемости поведения AI-агентов</w:t>
            </w:r>
          </w:p>
        </w:tc>
      </w:tr>
      <w:tr w:rsidR="00F71370" w:rsidRPr="001110B6" w14:paraId="3325EA73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7E0557A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Инструменты (Tools)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43C2A0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Внешние для AI-агента сервисы (функции), используемые AI-агентами для взаимодействия с внешним для него миром (с окружающей средой)</w:t>
            </w:r>
          </w:p>
        </w:tc>
      </w:tr>
      <w:tr w:rsidR="00F71370" w:rsidRPr="001110B6" w14:paraId="1C4D02AF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09FFA52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Поток исполнения (Control Flow)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452ECA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Механизм организации действий AI-агента до достижения цели.</w:t>
            </w:r>
          </w:p>
        </w:tc>
      </w:tr>
      <w:tr w:rsidR="00F71370" w:rsidRPr="001110B6" w14:paraId="4F0A3A4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16CA26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Рефлексия (Reflection)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F9F376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AI-агента оценивать свои действия и корректировать свой подход к достижению цели.</w:t>
            </w:r>
          </w:p>
          <w:p w14:paraId="2A1DA9D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AI-агент может анализировать свои действия и их результаты, распознавать ситуации, когда его стратегии неэффективны и соответствующим образом менять своё поведение, адаптируясь к изменению контекста или окружающей среды. </w:t>
            </w:r>
          </w:p>
        </w:tc>
      </w:tr>
      <w:tr w:rsidR="00F71370" w:rsidRPr="001110B6" w14:paraId="3DE45EF0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66AC26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Интроспекция (Introspection)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8B1F3D7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AI-агента изучать и анализировать свои когнитивные процессы, понимать и объяснять принятые решения</w:t>
            </w:r>
          </w:p>
        </w:tc>
      </w:tr>
      <w:tr w:rsidR="00F71370" w:rsidRPr="001110B6" w14:paraId="611077A8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D1B033D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Среда Исполнения AI-агентов (Среда исполнения)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058242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Программная или аппаратная платформа, обеспечивающая работу AI-агентов, позволяя AI-агентам взаимодействовать с окружающей средой и выполнять возложенные на них задачи.</w:t>
            </w:r>
          </w:p>
          <w:p w14:paraId="206F18A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В рамках данного стандарта Среда Исполнения AI-агентов определяется как компонент Автоматизированной Системы, который выполняет Поток Исполнения (Control Flow) AI-агентов.</w:t>
            </w:r>
          </w:p>
        </w:tc>
      </w:tr>
      <w:tr w:rsidR="00F71370" w:rsidRPr="001110B6" w14:paraId="1BA5087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FCB577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Автоматизированная система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6E6B47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Самостоятельный объект управления в ИТ-процессах, представляющий собой набор разработанных или заимствованных компонентов Программного Обеспечения, реализующих логически связанный набор функциональности </w:t>
            </w:r>
            <w:r w:rsidRPr="001110B6">
              <w:rPr>
                <w:rFonts w:ascii="Times New Roman" w:hAnsi="Times New Roman" w:cs="Times New Roman"/>
              </w:rPr>
              <w:lastRenderedPageBreak/>
              <w:t>для выполнения необходимых бизнес-задач, а также для поддержки других АС.</w:t>
            </w:r>
          </w:p>
        </w:tc>
      </w:tr>
      <w:tr w:rsidR="00F71370" w:rsidRPr="001110B6" w14:paraId="5884F98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542F75B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Масштабируемость 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5181908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системы справляться с увеличением нагрузки при добавлении ресурсов</w:t>
            </w:r>
          </w:p>
        </w:tc>
      </w:tr>
      <w:tr w:rsidR="00F71370" w:rsidRPr="001110B6" w14:paraId="6C7CDF72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064D383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Производительность 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712EF8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Свойство системы, характеризующее способность системы справляться нагрузкой</w:t>
            </w:r>
          </w:p>
        </w:tc>
      </w:tr>
      <w:tr w:rsidR="00F71370" w:rsidRPr="001110B6" w14:paraId="3EC79BB4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D94FDDF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Технологический стек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7DC0564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Набор технологий, инструментов и языков программирования, используемых для разработки и сопровождения программного обеспечения</w:t>
            </w:r>
          </w:p>
        </w:tc>
      </w:tr>
      <w:tr w:rsidR="00F71370" w:rsidRPr="001110B6" w14:paraId="5E82286A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AAD2215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Персистентное хранилище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F01435E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Тип хранения данных, при котором данные сохраняются после отключения питания и перезагрузки системы</w:t>
            </w:r>
          </w:p>
        </w:tc>
      </w:tr>
      <w:tr w:rsidR="00F71370" w:rsidRPr="001110B6" w14:paraId="131573D1" w14:textId="77777777" w:rsidTr="00C655D5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2555E59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Жизненный цикл AI-агента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0114F20" w14:textId="77777777" w:rsidR="00F71370" w:rsidRPr="001110B6" w:rsidRDefault="00F71370" w:rsidP="00C655D5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Процесс создания, развития, эксплуатации и вывода AI-агента из использования</w:t>
            </w:r>
          </w:p>
        </w:tc>
      </w:tr>
    </w:tbl>
    <w:p w14:paraId="37397F1B" w14:textId="51B73D42" w:rsidR="00F71370" w:rsidRPr="00823D74" w:rsidRDefault="00F71370" w:rsidP="00823D74">
      <w:pPr>
        <w:spacing w:after="160" w:line="259" w:lineRule="auto"/>
        <w:jc w:val="both"/>
      </w:pPr>
    </w:p>
    <w:p w14:paraId="0B358B34" w14:textId="1AED0083" w:rsidR="00F71370" w:rsidRPr="00832A92" w:rsidRDefault="00F71370" w:rsidP="00832A92">
      <w:pPr>
        <w:pStyle w:val="a3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 w:rsidRPr="00F71370">
        <w:rPr>
          <w:rFonts w:eastAsia="Times New Roman"/>
          <w:b/>
        </w:rPr>
        <w:t>Общие технические требования</w:t>
      </w:r>
    </w:p>
    <w:p w14:paraId="7E5FAEDB" w14:textId="77777777" w:rsidR="00FC4F38" w:rsidRPr="00EE1CEC" w:rsidRDefault="00FC4F38" w:rsidP="00832A92">
      <w:pPr>
        <w:pStyle w:val="a3"/>
        <w:numPr>
          <w:ilvl w:val="1"/>
          <w:numId w:val="9"/>
        </w:numPr>
        <w:spacing w:line="360" w:lineRule="auto"/>
        <w:ind w:left="0" w:firstLine="709"/>
        <w:contextualSpacing w:val="0"/>
        <w:jc w:val="both"/>
        <w:rPr>
          <w:b/>
          <w:sz w:val="22"/>
          <w:szCs w:val="22"/>
        </w:rPr>
      </w:pPr>
      <w:r w:rsidRPr="00EE1CEC">
        <w:rPr>
          <w:b/>
          <w:sz w:val="22"/>
          <w:szCs w:val="22"/>
        </w:rPr>
        <w:t>Требования к контейнеризации и оркестрации</w:t>
      </w:r>
    </w:p>
    <w:p w14:paraId="37C3F2B5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EE1CEC">
        <w:rPr>
          <w:rFonts w:ascii="Times New Roman" w:hAnsi="Times New Roman" w:cs="Times New Roman"/>
        </w:rPr>
        <w:t>ПИ должно быть подготовлено для развертывания в контейнеризированной среде (Docker-контейнеры) и совместимо с Kubernetes.</w:t>
      </w:r>
    </w:p>
    <w:p w14:paraId="7342DA00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EE1CEC">
        <w:rPr>
          <w:rFonts w:ascii="Times New Roman" w:hAnsi="Times New Roman" w:cs="Times New Roman"/>
        </w:rPr>
        <w:t>ПИ должно поддерживать горизонтальное масштабирование (запуск нескольких идентичных контейнеров)</w:t>
      </w:r>
    </w:p>
    <w:p w14:paraId="66B22071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EE1CEC">
        <w:rPr>
          <w:rFonts w:ascii="Times New Roman" w:hAnsi="Times New Roman" w:cs="Times New Roman"/>
        </w:rPr>
        <w:t>Образы контейнеров должны:</w:t>
      </w:r>
    </w:p>
    <w:p w14:paraId="53E2DC45" w14:textId="5FF8F3F7" w:rsidR="00D760A3" w:rsidRPr="00EE1CEC" w:rsidRDefault="00FC4F38" w:rsidP="00832A92">
      <w:pPr>
        <w:pStyle w:val="a3"/>
        <w:numPr>
          <w:ilvl w:val="0"/>
          <w:numId w:val="60"/>
        </w:numPr>
        <w:spacing w:line="360" w:lineRule="auto"/>
        <w:ind w:left="0" w:firstLine="709"/>
        <w:contextualSpacing w:val="0"/>
        <w:jc w:val="both"/>
        <w:rPr>
          <w:rFonts w:eastAsia="Times New Roman"/>
          <w:sz w:val="22"/>
          <w:szCs w:val="22"/>
        </w:rPr>
      </w:pPr>
      <w:r w:rsidRPr="00EE1CEC">
        <w:rPr>
          <w:rFonts w:eastAsia="Times New Roman"/>
          <w:sz w:val="22"/>
          <w:szCs w:val="22"/>
        </w:rPr>
        <w:t>Иметь минимальный размер (multi-stage сборка). По возможности рекомендуется использовать базовый образ на основе alpine;</w:t>
      </w:r>
    </w:p>
    <w:p w14:paraId="537F0675" w14:textId="6CB439D9" w:rsidR="00D760A3" w:rsidRPr="00EE1CEC" w:rsidRDefault="00FC4F38" w:rsidP="00832A92">
      <w:pPr>
        <w:pStyle w:val="a3"/>
        <w:numPr>
          <w:ilvl w:val="0"/>
          <w:numId w:val="60"/>
        </w:numPr>
        <w:spacing w:line="360" w:lineRule="auto"/>
        <w:ind w:left="0" w:firstLine="709"/>
        <w:contextualSpacing w:val="0"/>
        <w:jc w:val="both"/>
        <w:rPr>
          <w:rFonts w:eastAsia="Times New Roman"/>
          <w:sz w:val="22"/>
          <w:szCs w:val="22"/>
        </w:rPr>
      </w:pPr>
      <w:r w:rsidRPr="00EE1CEC">
        <w:rPr>
          <w:rFonts w:eastAsia="Times New Roman"/>
          <w:sz w:val="22"/>
          <w:szCs w:val="22"/>
        </w:rPr>
        <w:t xml:space="preserve">Использовать только официальные базовые образы из доверенных репозиториев; </w:t>
      </w:r>
    </w:p>
    <w:p w14:paraId="2EA36A58" w14:textId="77777777" w:rsidR="00FC4F38" w:rsidRPr="00EE1CEC" w:rsidRDefault="00FC4F38" w:rsidP="00832A92">
      <w:pPr>
        <w:pStyle w:val="a3"/>
        <w:numPr>
          <w:ilvl w:val="0"/>
          <w:numId w:val="60"/>
        </w:numPr>
        <w:spacing w:line="360" w:lineRule="auto"/>
        <w:ind w:left="0" w:firstLine="709"/>
        <w:contextualSpacing w:val="0"/>
        <w:jc w:val="both"/>
        <w:rPr>
          <w:rFonts w:eastAsia="Times New Roman"/>
          <w:sz w:val="22"/>
          <w:szCs w:val="22"/>
        </w:rPr>
      </w:pPr>
      <w:r w:rsidRPr="00EE1CEC">
        <w:rPr>
          <w:rFonts w:eastAsia="Times New Roman"/>
          <w:sz w:val="22"/>
          <w:szCs w:val="22"/>
        </w:rPr>
        <w:t>Не содержать критических уязвимостей (проверка через Harbor)</w:t>
      </w:r>
    </w:p>
    <w:p w14:paraId="298DBE0E" w14:textId="1F092088" w:rsidR="00F638DD" w:rsidRPr="00EE1CEC" w:rsidRDefault="00F638DD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6CC47F36" w14:textId="0D2B4F67" w:rsidR="00F638DD" w:rsidRPr="00EE1CEC" w:rsidRDefault="00FC4F38" w:rsidP="00832A92">
      <w:pPr>
        <w:pStyle w:val="a3"/>
        <w:numPr>
          <w:ilvl w:val="1"/>
          <w:numId w:val="9"/>
        </w:numPr>
        <w:spacing w:line="360" w:lineRule="auto"/>
        <w:ind w:left="0" w:firstLine="709"/>
        <w:contextualSpacing w:val="0"/>
        <w:jc w:val="both"/>
        <w:rPr>
          <w:b/>
          <w:sz w:val="22"/>
          <w:szCs w:val="22"/>
        </w:rPr>
      </w:pPr>
      <w:r w:rsidRPr="00EE1CEC">
        <w:rPr>
          <w:b/>
          <w:sz w:val="22"/>
          <w:szCs w:val="22"/>
        </w:rPr>
        <w:t>Требования к мониторингу и наблюдаемости</w:t>
      </w:r>
    </w:p>
    <w:p w14:paraId="1F9ED088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 xml:space="preserve">ПИ должно предоставлять метрики в формате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Prometheus</w:t>
      </w:r>
      <w:r w:rsidRPr="00EE1CEC">
        <w:rPr>
          <w:rFonts w:ascii="Times New Roman" w:hAnsi="Times New Roman" w:cs="Times New Roman"/>
          <w:color w:val="000000" w:themeColor="text1"/>
        </w:rPr>
        <w:t xml:space="preserve">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exposition</w:t>
      </w:r>
      <w:r w:rsidRPr="00EE1CEC">
        <w:rPr>
          <w:rFonts w:ascii="Times New Roman" w:hAnsi="Times New Roman" w:cs="Times New Roman"/>
          <w:color w:val="000000" w:themeColor="text1"/>
        </w:rPr>
        <w:t>;</w:t>
      </w:r>
    </w:p>
    <w:p w14:paraId="2AB2C135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>Максимальное число отдаваемых одним контейнером метрик не должно превышать 1000;</w:t>
      </w:r>
    </w:p>
    <w:p w14:paraId="26AAD2E4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 xml:space="preserve">ПИ должно предоставлять структурированные логи в формате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JSON</w:t>
      </w:r>
    </w:p>
    <w:p w14:paraId="026936FE" w14:textId="77777777" w:rsidR="00FC4F38" w:rsidRPr="00EE1CEC" w:rsidRDefault="00FC4F38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196F70AA" w14:textId="77777777" w:rsidR="00FC4F38" w:rsidRPr="00EE1CEC" w:rsidRDefault="00FC4F38" w:rsidP="00832A92">
      <w:pPr>
        <w:pStyle w:val="a3"/>
        <w:numPr>
          <w:ilvl w:val="1"/>
          <w:numId w:val="9"/>
        </w:numPr>
        <w:spacing w:line="360" w:lineRule="auto"/>
        <w:ind w:left="0" w:firstLine="709"/>
        <w:contextualSpacing w:val="0"/>
        <w:jc w:val="both"/>
        <w:rPr>
          <w:b/>
          <w:sz w:val="22"/>
          <w:szCs w:val="22"/>
        </w:rPr>
      </w:pPr>
      <w:r w:rsidRPr="00EE1CEC">
        <w:rPr>
          <w:b/>
          <w:sz w:val="22"/>
          <w:szCs w:val="22"/>
        </w:rPr>
        <w:t>Требования к используемым языкам программирования и фреймворкам</w:t>
      </w:r>
    </w:p>
    <w:p w14:paraId="6341DAB0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lastRenderedPageBreak/>
        <w:t>Фреймворки и языки программирования для разработки ПИ должны быть согласованы с Заказчиком.</w:t>
      </w:r>
    </w:p>
    <w:p w14:paraId="706F73DE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 xml:space="preserve">Запрещено использовать язык программирования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PHP</w:t>
      </w:r>
      <w:r w:rsidRPr="00EE1CEC">
        <w:rPr>
          <w:rFonts w:ascii="Times New Roman" w:hAnsi="Times New Roman" w:cs="Times New Roman"/>
          <w:color w:val="000000" w:themeColor="text1"/>
        </w:rPr>
        <w:t xml:space="preserve">. </w:t>
      </w:r>
    </w:p>
    <w:p w14:paraId="7EBCF4FE" w14:textId="77777777" w:rsidR="00FC4F38" w:rsidRPr="00EE1CEC" w:rsidRDefault="00FC4F38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20FC376" w14:textId="77777777" w:rsidR="00FC4F38" w:rsidRPr="00EE1CEC" w:rsidRDefault="00FC4F38" w:rsidP="00832A92">
      <w:pPr>
        <w:pStyle w:val="a3"/>
        <w:numPr>
          <w:ilvl w:val="1"/>
          <w:numId w:val="9"/>
        </w:numPr>
        <w:spacing w:line="360" w:lineRule="auto"/>
        <w:ind w:left="0" w:firstLine="709"/>
        <w:contextualSpacing w:val="0"/>
        <w:jc w:val="both"/>
        <w:rPr>
          <w:b/>
          <w:sz w:val="22"/>
          <w:szCs w:val="22"/>
        </w:rPr>
      </w:pPr>
      <w:r w:rsidRPr="00EE1CEC">
        <w:rPr>
          <w:b/>
          <w:sz w:val="22"/>
          <w:szCs w:val="22"/>
        </w:rPr>
        <w:t>Требования конвейеру сборки и развертывания</w:t>
      </w:r>
    </w:p>
    <w:p w14:paraId="21CA6434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 xml:space="preserve">Для сборки и развертывания ПИ должен использоваться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Gitlab</w:t>
      </w:r>
    </w:p>
    <w:p w14:paraId="6C72ECAA" w14:textId="77777777" w:rsidR="00FC4F38" w:rsidRPr="00EE1CEC" w:rsidRDefault="00FC4F38" w:rsidP="00832A9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EE1CEC">
        <w:rPr>
          <w:rFonts w:ascii="Times New Roman" w:hAnsi="Times New Roman" w:cs="Times New Roman"/>
          <w:color w:val="000000" w:themeColor="text1"/>
        </w:rPr>
        <w:t xml:space="preserve">Развертывание ПИ на площадку Заказчика должно осуществляться существующим конвейером </w:t>
      </w:r>
      <w:r w:rsidRPr="00EE1CEC">
        <w:rPr>
          <w:rFonts w:ascii="Times New Roman" w:hAnsi="Times New Roman" w:cs="Times New Roman"/>
          <w:color w:val="000000" w:themeColor="text1"/>
          <w:lang w:val="en-US"/>
        </w:rPr>
        <w:t>Gitlab</w:t>
      </w:r>
    </w:p>
    <w:p w14:paraId="0FEE246E" w14:textId="77777777" w:rsidR="00FC4F38" w:rsidRPr="00EE1CEC" w:rsidRDefault="00FC4F38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A8EC171" w14:textId="6045057E" w:rsidR="00FC4F38" w:rsidRPr="001110B6" w:rsidRDefault="00FC4F38" w:rsidP="008F2FB5">
      <w:pPr>
        <w:pStyle w:val="a3"/>
        <w:numPr>
          <w:ilvl w:val="1"/>
          <w:numId w:val="65"/>
        </w:numPr>
        <w:spacing w:line="360" w:lineRule="auto"/>
        <w:contextualSpacing w:val="0"/>
        <w:jc w:val="both"/>
        <w:rPr>
          <w:rFonts w:eastAsia="Times New Roman"/>
          <w:sz w:val="22"/>
          <w:szCs w:val="22"/>
        </w:rPr>
      </w:pPr>
      <w:r w:rsidRPr="008F2FB5">
        <w:rPr>
          <w:rFonts w:eastAsia="Times New Roman"/>
          <w:b/>
          <w:bCs/>
          <w:sz w:val="22"/>
          <w:szCs w:val="22"/>
        </w:rPr>
        <w:t>Гарантийные обязательства Исполнителя</w:t>
      </w:r>
      <w:r w:rsidRPr="001110B6">
        <w:rPr>
          <w:rFonts w:eastAsia="Times New Roman"/>
          <w:sz w:val="22"/>
          <w:szCs w:val="22"/>
        </w:rPr>
        <w:t xml:space="preserve"> </w:t>
      </w:r>
      <w:r w:rsidR="003774DA" w:rsidRPr="008F2FB5">
        <w:rPr>
          <w:rFonts w:eastAsia="Times New Roman"/>
          <w:b/>
          <w:bCs/>
          <w:sz w:val="22"/>
          <w:szCs w:val="22"/>
        </w:rPr>
        <w:t>(дополнительные)</w:t>
      </w:r>
      <w:r w:rsidRPr="001110B6">
        <w:rPr>
          <w:rFonts w:eastAsia="Times New Roman"/>
          <w:sz w:val="22"/>
          <w:szCs w:val="22"/>
        </w:rPr>
        <w:t>:</w:t>
      </w:r>
    </w:p>
    <w:p w14:paraId="319FFFF7" w14:textId="77777777" w:rsidR="00FC4F38" w:rsidRPr="001110B6" w:rsidRDefault="00FC4F38" w:rsidP="008F2FB5">
      <w:pPr>
        <w:pStyle w:val="a3"/>
        <w:numPr>
          <w:ilvl w:val="2"/>
          <w:numId w:val="66"/>
        </w:numPr>
        <w:spacing w:line="360" w:lineRule="auto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Гарантию корректной работы ПИ, согласно утвержденным ОПЗ на собственной площадке, до непосредственной приемки ПИ и размещения на площадке Заказчика.</w:t>
      </w:r>
    </w:p>
    <w:p w14:paraId="622B807E" w14:textId="77777777" w:rsidR="00FC4F38" w:rsidRPr="001110B6" w:rsidRDefault="00FC4F38" w:rsidP="008F2FB5">
      <w:pPr>
        <w:pStyle w:val="a3"/>
        <w:numPr>
          <w:ilvl w:val="2"/>
          <w:numId w:val="66"/>
        </w:numPr>
        <w:spacing w:line="360" w:lineRule="auto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Гарантию корректной работы ПИ на всех сегментах площадки Заказчика, в том числе после проведения тестирования и аудита, включая требования SSDLC на площадке Заказчика.</w:t>
      </w:r>
    </w:p>
    <w:p w14:paraId="39ED52D7" w14:textId="77777777" w:rsidR="00FC4F38" w:rsidRPr="001110B6" w:rsidRDefault="00FC4F38" w:rsidP="008F2FB5">
      <w:pPr>
        <w:pStyle w:val="a3"/>
        <w:numPr>
          <w:ilvl w:val="2"/>
          <w:numId w:val="66"/>
        </w:numPr>
        <w:spacing w:line="360" w:lineRule="auto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Гарантия обеспечения качества исполнения всех функций ПИ, его составных частей, после успешного прохождения ПСИ и подписания акта о завершении работ – в течение срока, установленного в настоящем ТЗ. В том числе, в тех функциях, которые были приняты, но выявлены ошибки, в процессе эксплуатации ПИ.</w:t>
      </w:r>
    </w:p>
    <w:p w14:paraId="608FDF9D" w14:textId="77777777" w:rsidR="00FC4F38" w:rsidRPr="001110B6" w:rsidRDefault="00FC4F38" w:rsidP="008F2FB5">
      <w:pPr>
        <w:pStyle w:val="a3"/>
        <w:numPr>
          <w:ilvl w:val="2"/>
          <w:numId w:val="66"/>
        </w:numPr>
        <w:spacing w:line="360" w:lineRule="auto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Гарантия распространяется на случаи независимые от Заказчика и его площадки, в случае возникновения санкционных или прочих особенностей работы ОПО, ОСПО на клиентской части, в случае принципиальных изменений условий эксплуатации ПИ. (изменения правил размещения на электронных торговых площадках или выпуск обновлений, останавливающих работу или некорректное исполнение функций ПИ);</w:t>
      </w:r>
    </w:p>
    <w:p w14:paraId="0A827E41" w14:textId="77777777" w:rsidR="00FC4F38" w:rsidRPr="001110B6" w:rsidRDefault="00FC4F38" w:rsidP="008F2FB5">
      <w:pPr>
        <w:pStyle w:val="a3"/>
        <w:numPr>
          <w:ilvl w:val="2"/>
          <w:numId w:val="66"/>
        </w:numPr>
        <w:spacing w:line="360" w:lineRule="auto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Исполнитель обязуется устранять уязвимости в соответствии с их критичностью (CVSS v3):</w:t>
      </w:r>
    </w:p>
    <w:p w14:paraId="4B322C86" w14:textId="77777777" w:rsidR="00FC4F38" w:rsidRPr="001110B6" w:rsidRDefault="00FC4F38" w:rsidP="00832A92">
      <w:pPr>
        <w:numPr>
          <w:ilvl w:val="3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Критические (7.5–10.0): Не более 5 часов с момента подтверждения;</w:t>
      </w:r>
    </w:p>
    <w:p w14:paraId="5EE2F143" w14:textId="77777777" w:rsidR="00FC4F38" w:rsidRPr="001110B6" w:rsidRDefault="00FC4F38" w:rsidP="00832A92">
      <w:pPr>
        <w:numPr>
          <w:ilvl w:val="3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Высокие (6.0–7.4): Не более 24 часов;</w:t>
      </w:r>
    </w:p>
    <w:p w14:paraId="434E7659" w14:textId="77777777" w:rsidR="00FC4F38" w:rsidRPr="001110B6" w:rsidRDefault="00FC4F38" w:rsidP="00832A92">
      <w:pPr>
        <w:numPr>
          <w:ilvl w:val="3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Средние (3.0–5.9): Не более 7 дней.</w:t>
      </w:r>
    </w:p>
    <w:p w14:paraId="341F1A76" w14:textId="77777777" w:rsidR="00FC4F38" w:rsidRPr="00872265" w:rsidRDefault="00FC4F38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39CFF7D" w14:textId="6AEE8CA4" w:rsidR="00FC4F38" w:rsidRPr="00872265" w:rsidRDefault="00FC4F38" w:rsidP="00872265">
      <w:pPr>
        <w:pStyle w:val="a3"/>
        <w:numPr>
          <w:ilvl w:val="0"/>
          <w:numId w:val="11"/>
        </w:numPr>
        <w:spacing w:line="360" w:lineRule="auto"/>
        <w:ind w:left="0" w:firstLine="709"/>
        <w:contextualSpacing w:val="0"/>
        <w:jc w:val="both"/>
        <w:rPr>
          <w:b/>
          <w:lang w:val="en-US"/>
        </w:rPr>
      </w:pPr>
      <w:r w:rsidRPr="001110B6">
        <w:rPr>
          <w:b/>
          <w:sz w:val="22"/>
          <w:szCs w:val="22"/>
        </w:rPr>
        <w:t>Порядок контроля и приемки ПИ</w:t>
      </w:r>
    </w:p>
    <w:p w14:paraId="790243B6" w14:textId="52F08EC9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Контроль </w:t>
      </w:r>
      <w:r w:rsidR="00D45E24">
        <w:rPr>
          <w:sz w:val="22"/>
          <w:szCs w:val="22"/>
        </w:rPr>
        <w:t>оказания Услуг</w:t>
      </w:r>
      <w:r w:rsidRPr="001110B6">
        <w:rPr>
          <w:sz w:val="22"/>
          <w:szCs w:val="22"/>
        </w:rPr>
        <w:t xml:space="preserve"> производится не реже 1 раза в неделю, со стороны Заказчика любым заявленным в этот процесс сотрудником Заказчика. </w:t>
      </w:r>
    </w:p>
    <w:p w14:paraId="66EC8D22" w14:textId="71A290F4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lastRenderedPageBreak/>
        <w:t xml:space="preserve">В случае выявления уязвимостей при проведении контроля </w:t>
      </w:r>
      <w:r w:rsidR="00D45E24">
        <w:rPr>
          <w:sz w:val="22"/>
          <w:szCs w:val="22"/>
        </w:rPr>
        <w:t>оказания Услуг</w:t>
      </w:r>
      <w:r w:rsidRPr="001110B6">
        <w:rPr>
          <w:sz w:val="22"/>
          <w:szCs w:val="22"/>
        </w:rPr>
        <w:t xml:space="preserve"> Заказчиком или Исполнителем, Исполнитель обязан устранить выявленные уязвимости и предоставить план их устранения со сроками, не выходящими за сроки текущего этапа жизненного цикла ПИ. В случае если уязвимости не могут быть устранены, Исполнитель обязан предоставить альтернативное решение или развернутое обоснование о причинах невозможности их устранения.</w:t>
      </w:r>
    </w:p>
    <w:p w14:paraId="1BEF4079" w14:textId="049FDBFA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Результат </w:t>
      </w:r>
      <w:r w:rsidR="00D45E24">
        <w:rPr>
          <w:sz w:val="22"/>
          <w:szCs w:val="22"/>
        </w:rPr>
        <w:t>Услуг</w:t>
      </w:r>
      <w:r w:rsidR="00D45E24" w:rsidRPr="001110B6">
        <w:rPr>
          <w:sz w:val="22"/>
          <w:szCs w:val="22"/>
        </w:rPr>
        <w:t xml:space="preserve"> </w:t>
      </w:r>
      <w:r w:rsidRPr="001110B6">
        <w:rPr>
          <w:sz w:val="22"/>
          <w:szCs w:val="22"/>
        </w:rPr>
        <w:t>представляет из себя совокупность программного обеспечения, реализованного Исполнителем, согласно требованиям настоящего ТЗ.</w:t>
      </w:r>
    </w:p>
    <w:p w14:paraId="448923BE" w14:textId="03C6B8B3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Приемка результатов </w:t>
      </w:r>
      <w:r w:rsidR="00D45E24">
        <w:rPr>
          <w:sz w:val="22"/>
          <w:szCs w:val="22"/>
        </w:rPr>
        <w:t>Услуг</w:t>
      </w:r>
      <w:r w:rsidR="00D45E24" w:rsidRPr="001110B6">
        <w:rPr>
          <w:sz w:val="22"/>
          <w:szCs w:val="22"/>
        </w:rPr>
        <w:t xml:space="preserve"> </w:t>
      </w:r>
      <w:r w:rsidRPr="001110B6">
        <w:rPr>
          <w:sz w:val="22"/>
          <w:szCs w:val="22"/>
        </w:rPr>
        <w:t>производится с размещением разработанного ПИ на мощностях Исполнителя на основании согласованной с Заказчиком методики ПСИ.</w:t>
      </w:r>
    </w:p>
    <w:p w14:paraId="5C2D1C4B" w14:textId="77777777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Результат разработанного ПИ передается Заказчику - в двух видах: в виде собранного проекта, подготовленного для запуска на стороне клиента и для размещения на хостинге Заказчика, и в виде исходного кода, который может быть размещен на сервере контроля версий Заказчика.</w:t>
      </w:r>
    </w:p>
    <w:p w14:paraId="49A35524" w14:textId="77777777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Результат разработанного ПИ включает в себя все наработки сценариев, дополнительных материалов, графических, мультимедийных файлов, любых других материалов, для передачи в отчет о проведенной деятельности.</w:t>
      </w:r>
    </w:p>
    <w:p w14:paraId="1A063580" w14:textId="79A86B50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Приемка </w:t>
      </w:r>
      <w:r w:rsidR="00D45E24">
        <w:rPr>
          <w:sz w:val="22"/>
          <w:szCs w:val="22"/>
        </w:rPr>
        <w:t>Услуг</w:t>
      </w:r>
      <w:r w:rsidR="00D45E24" w:rsidRPr="001110B6">
        <w:rPr>
          <w:sz w:val="22"/>
          <w:szCs w:val="22"/>
        </w:rPr>
        <w:t xml:space="preserve"> </w:t>
      </w:r>
      <w:r w:rsidRPr="001110B6">
        <w:rPr>
          <w:sz w:val="22"/>
          <w:szCs w:val="22"/>
        </w:rPr>
        <w:t>осуществляется на основании разработанной Исполнителем и согласованной с Заказчиком методики ПСИ, а также отсутствия уязвимостей в разработанном ПИ.</w:t>
      </w:r>
    </w:p>
    <w:p w14:paraId="7B3F26CB" w14:textId="77777777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Процедура (дата, время, формат, участники) приемочных испытаний согласуется предварительно между Заказчиком и Исполнителем. </w:t>
      </w:r>
    </w:p>
    <w:p w14:paraId="40C03BE6" w14:textId="77777777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Заказчик обязуется своевременно выполнить необходимые подготовительные действия, находящиеся в зоне его ответственности, для корректного проведения приемочных испытаний.</w:t>
      </w:r>
    </w:p>
    <w:p w14:paraId="29C6ADAA" w14:textId="77777777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Исполнитель обязуется предоставить на приемочные испытания корректно работающий функционал ПИ и отчетные материалы.</w:t>
      </w:r>
    </w:p>
    <w:p w14:paraId="460114B2" w14:textId="4D29D66C" w:rsidR="00FC4F38" w:rsidRPr="001110B6" w:rsidRDefault="00FC4F38" w:rsidP="00832A92">
      <w:pPr>
        <w:pStyle w:val="a3"/>
        <w:numPr>
          <w:ilvl w:val="1"/>
          <w:numId w:val="11"/>
        </w:numPr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Приемка </w:t>
      </w:r>
      <w:r w:rsidR="00D45E24">
        <w:rPr>
          <w:sz w:val="22"/>
          <w:szCs w:val="22"/>
        </w:rPr>
        <w:t>Услуг</w:t>
      </w:r>
      <w:r w:rsidR="00D45E24" w:rsidRPr="001110B6">
        <w:rPr>
          <w:sz w:val="22"/>
          <w:szCs w:val="22"/>
        </w:rPr>
        <w:t xml:space="preserve"> </w:t>
      </w:r>
      <w:r w:rsidRPr="001110B6">
        <w:rPr>
          <w:sz w:val="22"/>
          <w:szCs w:val="22"/>
        </w:rPr>
        <w:t>производится согласно срокам исполнения этапов ТЗ. Результаты приемочных испытаний оформляются протоколом, в котором фиксируются замечания (при их наличии) комиссии, состоящей из представителей Сторон, полученные в процессе проведения проверок. По итогам приемочных испытаний комиссия дает заключение о возможности приемки функционала ПИ в эксплуатацию. Протокол подписывается представителями Заказчика и представителями Исполнителя.</w:t>
      </w:r>
    </w:p>
    <w:p w14:paraId="3283C483" w14:textId="77777777" w:rsidR="00FC4F38" w:rsidRPr="001110B6" w:rsidRDefault="00FC4F38" w:rsidP="00832A92">
      <w:pPr>
        <w:pStyle w:val="a3"/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</w:p>
    <w:p w14:paraId="041692E3" w14:textId="5913B889" w:rsidR="00FC4F38" w:rsidRPr="001110B6" w:rsidRDefault="00FC4F38" w:rsidP="00832A92">
      <w:pPr>
        <w:pStyle w:val="a3"/>
        <w:numPr>
          <w:ilvl w:val="0"/>
          <w:numId w:val="11"/>
        </w:numPr>
        <w:spacing w:line="360" w:lineRule="auto"/>
        <w:ind w:left="0" w:firstLine="709"/>
        <w:contextualSpacing w:val="0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 xml:space="preserve">Требования к составу и содержанию </w:t>
      </w:r>
      <w:r w:rsidR="00D45E24">
        <w:rPr>
          <w:b/>
          <w:sz w:val="22"/>
          <w:szCs w:val="22"/>
        </w:rPr>
        <w:t>Услуг</w:t>
      </w:r>
      <w:r w:rsidR="00D45E24" w:rsidRPr="001110B6">
        <w:rPr>
          <w:b/>
          <w:sz w:val="22"/>
          <w:szCs w:val="22"/>
        </w:rPr>
        <w:t xml:space="preserve"> </w:t>
      </w:r>
      <w:r w:rsidRPr="001110B6">
        <w:rPr>
          <w:b/>
          <w:sz w:val="22"/>
          <w:szCs w:val="22"/>
        </w:rPr>
        <w:t>по подготовке объекта автоматизации к вводу автоматизированной системы в действие</w:t>
      </w:r>
    </w:p>
    <w:p w14:paraId="6359F379" w14:textId="649B4EA9" w:rsidR="008F2FB5" w:rsidRPr="00C655D5" w:rsidRDefault="00FC4F38" w:rsidP="00832A9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 xml:space="preserve">В рамках эксплуатационной поддержки разработанного решения, Исполнитель осуществляет гарантийное эксплуатационное обслуживание разработанного функционала ПИ в течение периода, указанного в настоящем ТЗ. </w:t>
      </w:r>
    </w:p>
    <w:p w14:paraId="753E6B64" w14:textId="77777777" w:rsidR="00872265" w:rsidRPr="00183AD0" w:rsidRDefault="00872265" w:rsidP="008F2FB5">
      <w:pPr>
        <w:spacing w:after="0" w:line="360" w:lineRule="auto"/>
        <w:jc w:val="both"/>
        <w:rPr>
          <w:rFonts w:ascii="Times New Roman" w:hAnsi="Times New Roman" w:cs="Times New Roman"/>
          <w:rPrChange w:id="8" w:author="Серов Арсений Алексеевич" w:date="2026-03-06T15:47:00Z" w16du:dateUtc="2026-03-06T12:47:00Z">
            <w:rPr>
              <w:rFonts w:ascii="Times New Roman" w:hAnsi="Times New Roman" w:cs="Times New Roman"/>
              <w:lang w:val="en-US"/>
            </w:rPr>
          </w:rPrChange>
        </w:rPr>
      </w:pPr>
    </w:p>
    <w:p w14:paraId="27665913" w14:textId="23945EBF" w:rsidR="00FC4F38" w:rsidRPr="00872265" w:rsidRDefault="00FC4F38" w:rsidP="00832A92">
      <w:pPr>
        <w:pStyle w:val="a3"/>
        <w:numPr>
          <w:ilvl w:val="0"/>
          <w:numId w:val="11"/>
        </w:numPr>
        <w:spacing w:line="360" w:lineRule="auto"/>
        <w:ind w:left="0" w:firstLine="709"/>
        <w:contextualSpacing w:val="0"/>
        <w:jc w:val="both"/>
        <w:rPr>
          <w:b/>
          <w:snapToGrid w:val="0"/>
        </w:rPr>
      </w:pPr>
      <w:r w:rsidRPr="001110B6">
        <w:rPr>
          <w:b/>
          <w:sz w:val="22"/>
          <w:szCs w:val="22"/>
        </w:rPr>
        <w:t xml:space="preserve">Требования к </w:t>
      </w:r>
      <w:r w:rsidR="002B64E3">
        <w:rPr>
          <w:b/>
          <w:sz w:val="22"/>
          <w:szCs w:val="22"/>
        </w:rPr>
        <w:t>оказанию</w:t>
      </w:r>
      <w:r w:rsidR="002B64E3" w:rsidRPr="001110B6">
        <w:rPr>
          <w:b/>
          <w:sz w:val="22"/>
          <w:szCs w:val="22"/>
        </w:rPr>
        <w:t xml:space="preserve"> </w:t>
      </w:r>
      <w:r w:rsidR="002B64E3">
        <w:rPr>
          <w:b/>
          <w:sz w:val="22"/>
          <w:szCs w:val="22"/>
        </w:rPr>
        <w:t>Услуг</w:t>
      </w:r>
      <w:r w:rsidR="002B64E3" w:rsidRPr="001110B6">
        <w:rPr>
          <w:b/>
          <w:sz w:val="22"/>
          <w:szCs w:val="22"/>
        </w:rPr>
        <w:t xml:space="preserve"> </w:t>
      </w:r>
      <w:r w:rsidRPr="001110B6">
        <w:rPr>
          <w:b/>
          <w:sz w:val="22"/>
          <w:szCs w:val="22"/>
        </w:rPr>
        <w:t xml:space="preserve">и иные показатели, связанные с определением соответствия </w:t>
      </w:r>
      <w:r w:rsidR="002B64E3">
        <w:rPr>
          <w:b/>
          <w:sz w:val="22"/>
          <w:szCs w:val="22"/>
        </w:rPr>
        <w:t>оказанных Услуг</w:t>
      </w:r>
      <w:r w:rsidRPr="001110B6">
        <w:rPr>
          <w:b/>
          <w:sz w:val="22"/>
          <w:szCs w:val="22"/>
        </w:rPr>
        <w:t xml:space="preserve"> потребностям Заказчика</w:t>
      </w:r>
    </w:p>
    <w:sdt>
      <w:sdtPr>
        <w:rPr>
          <w:b/>
          <w:sz w:val="22"/>
          <w:szCs w:val="22"/>
        </w:rPr>
        <w:id w:val="1197284571"/>
        <w:placeholder>
          <w:docPart w:val="D2175EFAB26143A48E85F96958FB13C5"/>
        </w:placeholder>
      </w:sdtPr>
      <w:sdtEndPr>
        <w:rPr>
          <w:rFonts w:eastAsia="Times New Roman"/>
          <w:b w:val="0"/>
        </w:rPr>
      </w:sdtEndPr>
      <w:sdtContent>
        <w:p w14:paraId="276E7752" w14:textId="0E039830" w:rsidR="00FC4F38" w:rsidRPr="008F2FB5" w:rsidRDefault="00FC4F38" w:rsidP="00872265">
          <w:pPr>
            <w:pStyle w:val="a3"/>
            <w:numPr>
              <w:ilvl w:val="1"/>
              <w:numId w:val="11"/>
            </w:numPr>
            <w:shd w:val="clear" w:color="auto" w:fill="FFFFFF"/>
            <w:tabs>
              <w:tab w:val="left" w:pos="1148"/>
            </w:tabs>
            <w:spacing w:line="360" w:lineRule="auto"/>
            <w:ind w:left="0" w:firstLine="709"/>
            <w:contextualSpacing w:val="0"/>
            <w:jc w:val="both"/>
            <w:rPr>
              <w:b/>
            </w:rPr>
          </w:pPr>
          <w:r w:rsidRPr="001110B6">
            <w:rPr>
              <w:b/>
              <w:sz w:val="22"/>
              <w:szCs w:val="22"/>
            </w:rPr>
            <w:t xml:space="preserve"> Общие требования к </w:t>
          </w:r>
          <w:r w:rsidR="00455AFA">
            <w:rPr>
              <w:b/>
              <w:sz w:val="22"/>
              <w:szCs w:val="22"/>
            </w:rPr>
            <w:t>оказанию Услуг</w:t>
          </w:r>
        </w:p>
        <w:p w14:paraId="53E45B7B" w14:textId="73A581B0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При </w:t>
          </w:r>
          <w:r w:rsidR="00455AFA">
            <w:rPr>
              <w:rFonts w:eastAsia="Times New Roman"/>
              <w:sz w:val="22"/>
              <w:szCs w:val="22"/>
            </w:rPr>
            <w:t>оказании Услуг</w:t>
          </w:r>
          <w:r w:rsidRPr="001110B6">
            <w:rPr>
              <w:rFonts w:eastAsia="Times New Roman"/>
              <w:sz w:val="22"/>
              <w:szCs w:val="22"/>
            </w:rPr>
            <w:t xml:space="preserve"> Исполнитель обязан соблюдать функциональные, эксплуатационные требования, требования по безопасности и другие требования Заказчика.</w:t>
          </w:r>
        </w:p>
        <w:p w14:paraId="7A965D97" w14:textId="2F6D34AD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На момент начала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>Заказчик обязуется предоставить Исполнителю на ознакомление необходимые действующие внутренние нормативные документы Заказчика, стандарты, функциональные и эксплуатационные требования, требования по безопасности, и другие материалы, требуемые Заказчиком для реализации. В случае изменения действующих внутренних нормативных документов Заказчик также обязуется предоставить Исполнителю измененные документы.</w:t>
          </w:r>
        </w:p>
        <w:p w14:paraId="759156E0" w14:textId="5D8A243C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Согласование материалов/документов по результатам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Pr="001110B6">
            <w:rPr>
              <w:rFonts w:eastAsia="Times New Roman"/>
              <w:sz w:val="22"/>
              <w:szCs w:val="22"/>
            </w:rPr>
            <w:t xml:space="preserve"> осуществляет Заказчик. Контроль качества материалов/документов, выполняемых настроек и написания кода в ходе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Pr="001110B6">
            <w:rPr>
              <w:rFonts w:eastAsia="Times New Roman"/>
              <w:sz w:val="22"/>
              <w:szCs w:val="22"/>
            </w:rPr>
            <w:t xml:space="preserve"> осуществляет Заказчик. Исполнитель обязан устранить представленные замечания собственными силами и за свой счет.</w:t>
          </w:r>
        </w:p>
        <w:p w14:paraId="63BEB44D" w14:textId="7C3644CB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Для проведения дополнительного контроля качества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 xml:space="preserve">Исполнителя могут привлекаться внешние компании. По результатам внешнего контроля качества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>Исполнитель обязан устранить недостатки/дефекты/ошибки по представленным Заказчиком замечаниям.</w:t>
          </w:r>
        </w:p>
        <w:p w14:paraId="2617E197" w14:textId="4E3CECA6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В случае поэтапного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Pr="001110B6">
            <w:rPr>
              <w:rFonts w:eastAsia="Times New Roman"/>
              <w:sz w:val="22"/>
              <w:szCs w:val="22"/>
            </w:rPr>
            <w:t xml:space="preserve"> на заключительном этапе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 xml:space="preserve">Исполнителем производится актуализация и передача Заказчику всей технической документации, подготовленной на предыдущих этапах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Pr="001110B6">
            <w:rPr>
              <w:rFonts w:eastAsia="Times New Roman"/>
              <w:sz w:val="22"/>
              <w:szCs w:val="22"/>
            </w:rPr>
            <w:t xml:space="preserve">. Исполнитель осуществляет передачу актуализированных решений и иных материалов/документов, Заказчик осуществляет финальную приемку, согласование, контроль качества написания кода и прочих результатов </w:t>
          </w:r>
          <w:r w:rsidR="00455AFA">
            <w:rPr>
              <w:rFonts w:eastAsia="Times New Roman"/>
              <w:sz w:val="22"/>
              <w:szCs w:val="22"/>
            </w:rPr>
            <w:t>Услуг.</w:t>
          </w:r>
        </w:p>
        <w:p w14:paraId="7D361BBE" w14:textId="2BF04786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Исполнитель должен осуществлять гарантийное обслуживание разработанного и/или модифицированного ПО сроком не менее 12 (двенадцати) месяцев. Действие гарантийного периода наступает после окончательной приемки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 xml:space="preserve">по заключительному этапу после подписания </w:t>
          </w:r>
          <w:r w:rsidR="00455AFA">
            <w:rPr>
              <w:rFonts w:eastAsia="Times New Roman"/>
              <w:sz w:val="22"/>
              <w:szCs w:val="22"/>
            </w:rPr>
            <w:t>А</w:t>
          </w:r>
          <w:r w:rsidR="00455AFA" w:rsidRPr="001110B6">
            <w:rPr>
              <w:rFonts w:eastAsia="Times New Roman"/>
              <w:sz w:val="22"/>
              <w:szCs w:val="22"/>
            </w:rPr>
            <w:t>кта</w:t>
          </w:r>
          <w:r w:rsidRPr="001110B6">
            <w:rPr>
              <w:rFonts w:eastAsia="Times New Roman"/>
              <w:sz w:val="22"/>
              <w:szCs w:val="22"/>
            </w:rPr>
            <w:t xml:space="preserve">. До подписания </w:t>
          </w:r>
          <w:r w:rsidR="00455AFA">
            <w:rPr>
              <w:rFonts w:eastAsia="Times New Roman"/>
              <w:sz w:val="22"/>
              <w:szCs w:val="22"/>
            </w:rPr>
            <w:t>А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кта </w:t>
          </w:r>
          <w:r w:rsidRPr="001110B6">
            <w:rPr>
              <w:rFonts w:eastAsia="Times New Roman"/>
              <w:sz w:val="22"/>
              <w:szCs w:val="22"/>
            </w:rPr>
            <w:t xml:space="preserve">по заключительному этапу все разработки и / или модифицированного и настройки ПО, а также устранение ошибок и замечаний производятся в рамках </w:t>
          </w:r>
          <w:r w:rsidR="00455AFA">
            <w:rPr>
              <w:rFonts w:eastAsia="Times New Roman"/>
              <w:sz w:val="22"/>
              <w:szCs w:val="22"/>
            </w:rPr>
            <w:t>оказания Услуг</w:t>
          </w:r>
          <w:r w:rsidRPr="001110B6">
            <w:rPr>
              <w:rFonts w:eastAsia="Times New Roman"/>
              <w:sz w:val="22"/>
              <w:szCs w:val="22"/>
            </w:rPr>
            <w:t xml:space="preserve"> без увеличения стоимости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Pr="001110B6">
            <w:rPr>
              <w:rFonts w:eastAsia="Times New Roman"/>
              <w:sz w:val="22"/>
              <w:szCs w:val="22"/>
            </w:rPr>
            <w:t>.</w:t>
          </w:r>
        </w:p>
        <w:p w14:paraId="1FD34994" w14:textId="28DED36C" w:rsidR="00FC4F38" w:rsidRPr="001110B6" w:rsidRDefault="00455AFA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>
            <w:rPr>
              <w:rFonts w:eastAsia="Times New Roman"/>
              <w:sz w:val="22"/>
              <w:szCs w:val="22"/>
            </w:rPr>
            <w:lastRenderedPageBreak/>
            <w:t>Услуги</w:t>
          </w:r>
          <w:r w:rsidRPr="001110B6">
            <w:rPr>
              <w:rFonts w:eastAsia="Times New Roman"/>
              <w:sz w:val="22"/>
              <w:szCs w:val="22"/>
            </w:rPr>
            <w:t xml:space="preserve"> </w:t>
          </w:r>
          <w:r w:rsidR="00FC4F38" w:rsidRPr="001110B6">
            <w:rPr>
              <w:rFonts w:eastAsia="Times New Roman"/>
              <w:sz w:val="22"/>
              <w:szCs w:val="22"/>
            </w:rPr>
            <w:t xml:space="preserve">считаются </w:t>
          </w:r>
          <w:r>
            <w:rPr>
              <w:rFonts w:eastAsia="Times New Roman"/>
              <w:sz w:val="22"/>
              <w:szCs w:val="22"/>
            </w:rPr>
            <w:t>оказанными</w:t>
          </w:r>
          <w:r w:rsidRPr="001110B6">
            <w:rPr>
              <w:rFonts w:eastAsia="Times New Roman"/>
              <w:sz w:val="22"/>
              <w:szCs w:val="22"/>
            </w:rPr>
            <w:t xml:space="preserve"> </w:t>
          </w:r>
          <w:r w:rsidR="00FC4F38" w:rsidRPr="001110B6">
            <w:rPr>
              <w:rFonts w:eastAsia="Times New Roman"/>
              <w:sz w:val="22"/>
              <w:szCs w:val="22"/>
            </w:rPr>
            <w:t xml:space="preserve">и принятыми при их успешном завершении и приемке, после передачи результатов </w:t>
          </w:r>
          <w:r>
            <w:rPr>
              <w:rFonts w:eastAsia="Times New Roman"/>
              <w:sz w:val="22"/>
              <w:szCs w:val="22"/>
            </w:rPr>
            <w:t>Услуг</w:t>
          </w:r>
          <w:r w:rsidRPr="001110B6">
            <w:rPr>
              <w:rFonts w:eastAsia="Times New Roman"/>
              <w:sz w:val="22"/>
              <w:szCs w:val="22"/>
            </w:rPr>
            <w:t xml:space="preserve"> </w:t>
          </w:r>
          <w:r w:rsidR="00FC4F38" w:rsidRPr="001110B6">
            <w:rPr>
              <w:rFonts w:eastAsia="Times New Roman"/>
              <w:sz w:val="22"/>
              <w:szCs w:val="22"/>
            </w:rPr>
            <w:t xml:space="preserve">Исполнителем и их приемки Заказчиком после подписания Сторонами соответствующих </w:t>
          </w:r>
          <w:r>
            <w:rPr>
              <w:rFonts w:eastAsia="Times New Roman"/>
              <w:sz w:val="22"/>
              <w:szCs w:val="22"/>
            </w:rPr>
            <w:t>А</w:t>
          </w:r>
          <w:r w:rsidRPr="001110B6">
            <w:rPr>
              <w:rFonts w:eastAsia="Times New Roman"/>
              <w:sz w:val="22"/>
              <w:szCs w:val="22"/>
            </w:rPr>
            <w:t>ктов</w:t>
          </w:r>
          <w:r w:rsidR="00FC4F38" w:rsidRPr="001110B6">
            <w:rPr>
              <w:rFonts w:eastAsia="Times New Roman"/>
              <w:sz w:val="22"/>
              <w:szCs w:val="22"/>
            </w:rPr>
            <w:t>.</w:t>
          </w:r>
        </w:p>
        <w:p w14:paraId="07BA687E" w14:textId="49B4E391" w:rsidR="00FC4F38" w:rsidRPr="001110B6" w:rsidRDefault="00FC4F38" w:rsidP="00832A92">
          <w:pPr>
            <w:pStyle w:val="a3"/>
            <w:numPr>
              <w:ilvl w:val="2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Исполнитель передает Заказчику исключительные права на разработанное или модифицированное ПО в полном объеме без ограничений (включая исходные программные коды, настройки, разработки, техническую и эксплуатационную документацию, а также прочие результаты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Pr="001110B6">
            <w:rPr>
              <w:rFonts w:eastAsia="Times New Roman"/>
              <w:sz w:val="22"/>
              <w:szCs w:val="22"/>
            </w:rPr>
            <w:t xml:space="preserve">) с момента создания таких результатов интеллектуальной деятельности (выражения в объективной форме). Момент (дата) создания ПО (включая все компоненты) как самостоятельного результата интеллектуальной деятельности указывается Сторонами в </w:t>
          </w:r>
          <w:r w:rsidR="00455AFA">
            <w:rPr>
              <w:rFonts w:eastAsia="Times New Roman"/>
              <w:sz w:val="22"/>
              <w:szCs w:val="22"/>
            </w:rPr>
            <w:t>А</w:t>
          </w:r>
          <w:r w:rsidR="00455AFA" w:rsidRPr="001110B6">
            <w:rPr>
              <w:rFonts w:eastAsia="Times New Roman"/>
              <w:sz w:val="22"/>
              <w:szCs w:val="22"/>
            </w:rPr>
            <w:t>кте</w:t>
          </w:r>
          <w:r w:rsidRPr="001110B6">
            <w:rPr>
              <w:rFonts w:eastAsia="Times New Roman"/>
              <w:sz w:val="22"/>
              <w:szCs w:val="22"/>
            </w:rPr>
            <w:t xml:space="preserve">. Исполнитель не вправе каким-либо образом (в том числе для собственных нужд) использовать результаты </w:t>
          </w:r>
          <w:r w:rsidR="00455AFA">
            <w:rPr>
              <w:rFonts w:eastAsia="Times New Roman"/>
              <w:sz w:val="22"/>
              <w:szCs w:val="22"/>
            </w:rPr>
            <w:t>Услуг</w:t>
          </w:r>
          <w:r w:rsidR="00455AFA" w:rsidRPr="001110B6">
            <w:rPr>
              <w:rFonts w:eastAsia="Times New Roman"/>
              <w:sz w:val="22"/>
              <w:szCs w:val="22"/>
            </w:rPr>
            <w:t xml:space="preserve"> </w:t>
          </w:r>
          <w:r w:rsidRPr="001110B6">
            <w:rPr>
              <w:rFonts w:eastAsia="Times New Roman"/>
              <w:sz w:val="22"/>
              <w:szCs w:val="22"/>
            </w:rPr>
            <w:t>по разработке или модификации ПО.</w:t>
          </w:r>
        </w:p>
      </w:sdtContent>
    </w:sdt>
    <w:p w14:paraId="15476652" w14:textId="01BCFCDF" w:rsidR="00FC4F38" w:rsidRPr="001110B6" w:rsidRDefault="00FC4F38" w:rsidP="00832A92">
      <w:pPr>
        <w:pStyle w:val="a3"/>
        <w:numPr>
          <w:ilvl w:val="2"/>
          <w:numId w:val="11"/>
        </w:numPr>
        <w:spacing w:line="360" w:lineRule="auto"/>
        <w:ind w:left="0" w:firstLine="709"/>
        <w:contextualSpacing w:val="0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 xml:space="preserve">Договор предусматривает инструктирование конечных пользователей, а также углубленная передача знаний сотрудникам Заказчика, которые будут осуществлять функции по поддержке и развитию ПО после его внедрения. Передача знаний должна осуществляться путем инструктирования сотрудниками Исполнителя, непосредственно </w:t>
      </w:r>
      <w:r w:rsidR="00455AFA">
        <w:rPr>
          <w:rFonts w:eastAsia="Times New Roman"/>
          <w:sz w:val="22"/>
          <w:szCs w:val="22"/>
        </w:rPr>
        <w:t>участвующими в оказание Услуг</w:t>
      </w:r>
      <w:r w:rsidRPr="001110B6">
        <w:rPr>
          <w:rFonts w:eastAsia="Times New Roman"/>
          <w:sz w:val="22"/>
          <w:szCs w:val="22"/>
        </w:rPr>
        <w:t xml:space="preserve"> в рамках каждой функциональной области.</w:t>
      </w:r>
    </w:p>
    <w:p w14:paraId="4B0008E5" w14:textId="77777777" w:rsidR="00FC4F38" w:rsidRPr="001110B6" w:rsidRDefault="00FC4F38" w:rsidP="008F2FB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</w:rPr>
      </w:pPr>
    </w:p>
    <w:sdt>
      <w:sdtPr>
        <w:rPr>
          <w:sz w:val="22"/>
          <w:szCs w:val="22"/>
        </w:rPr>
        <w:id w:val="1134527864"/>
        <w:placeholder>
          <w:docPart w:val="D2175EFAB26143A48E85F96958FB13C5"/>
        </w:placeholder>
      </w:sdtPr>
      <w:sdtContent>
        <w:p w14:paraId="5CC8C858" w14:textId="1722D596" w:rsidR="00FC4F38" w:rsidRPr="008F2FB5" w:rsidRDefault="00FC4F38" w:rsidP="00872265">
          <w:pPr>
            <w:pStyle w:val="a3"/>
            <w:numPr>
              <w:ilvl w:val="1"/>
              <w:numId w:val="11"/>
            </w:numPr>
            <w:shd w:val="clear" w:color="auto" w:fill="FFFFFF"/>
            <w:tabs>
              <w:tab w:val="left" w:pos="1148"/>
            </w:tabs>
            <w:spacing w:line="360" w:lineRule="auto"/>
            <w:ind w:left="0" w:firstLine="709"/>
            <w:contextualSpacing w:val="0"/>
            <w:jc w:val="both"/>
            <w:rPr>
              <w:b/>
              <w:bCs/>
            </w:rPr>
          </w:pPr>
          <w:r w:rsidRPr="001110B6">
            <w:rPr>
              <w:b/>
              <w:bCs/>
              <w:sz w:val="22"/>
              <w:szCs w:val="22"/>
            </w:rPr>
            <w:t>Общие требования к приемке результат</w:t>
          </w:r>
          <w:r w:rsidR="00D80D22">
            <w:rPr>
              <w:b/>
              <w:bCs/>
              <w:sz w:val="22"/>
              <w:szCs w:val="22"/>
            </w:rPr>
            <w:t>а Услуг</w:t>
          </w:r>
        </w:p>
        <w:p w14:paraId="1DBABD6D" w14:textId="6C0870BF" w:rsidR="00FC4F38" w:rsidRPr="001110B6" w:rsidRDefault="00FC4F38" w:rsidP="00832A92">
          <w:pPr>
            <w:pStyle w:val="a3"/>
            <w:numPr>
              <w:ilvl w:val="2"/>
              <w:numId w:val="11"/>
            </w:numPr>
            <w:tabs>
              <w:tab w:val="left" w:pos="709"/>
            </w:tabs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Контроль и приемка результатов </w:t>
          </w:r>
          <w:r w:rsidR="00D80D22">
            <w:rPr>
              <w:sz w:val="22"/>
              <w:szCs w:val="22"/>
            </w:rPr>
            <w:t>Услуг</w:t>
          </w:r>
          <w:r w:rsidRPr="001110B6">
            <w:rPr>
              <w:sz w:val="22"/>
              <w:szCs w:val="22"/>
            </w:rPr>
            <w:t xml:space="preserve"> осуществляется согласно Договору.</w:t>
          </w:r>
        </w:p>
        <w:p w14:paraId="2001AFD4" w14:textId="1E670619" w:rsidR="00FC4F38" w:rsidRPr="001110B6" w:rsidRDefault="00FC4F38" w:rsidP="00832A92">
          <w:pPr>
            <w:pStyle w:val="a3"/>
            <w:numPr>
              <w:ilvl w:val="2"/>
              <w:numId w:val="11"/>
            </w:numPr>
            <w:tabs>
              <w:tab w:val="left" w:pos="709"/>
            </w:tabs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В процессе </w:t>
          </w:r>
          <w:r w:rsidR="00D80D22">
            <w:rPr>
              <w:sz w:val="22"/>
              <w:szCs w:val="22"/>
            </w:rPr>
            <w:t>оказания Услуг</w:t>
          </w:r>
          <w:r w:rsidRPr="001110B6">
            <w:rPr>
              <w:sz w:val="22"/>
              <w:szCs w:val="22"/>
            </w:rPr>
            <w:t xml:space="preserve"> Заказчик вправе проверять текущее состояние </w:t>
          </w:r>
          <w:r w:rsidR="00D80D22">
            <w:rPr>
              <w:sz w:val="22"/>
              <w:szCs w:val="22"/>
            </w:rPr>
            <w:t>оказания Услуг</w:t>
          </w:r>
          <w:r w:rsidRPr="001110B6">
            <w:rPr>
              <w:sz w:val="22"/>
              <w:szCs w:val="22"/>
            </w:rPr>
            <w:t xml:space="preserve">, давать замечания и предложения, которые, при согласовании Сторонами, учитываются Исполнителем. Замечания и предложения не должны увеличивать стоимость </w:t>
          </w:r>
          <w:r w:rsidR="00D80D22">
            <w:rPr>
              <w:sz w:val="22"/>
              <w:szCs w:val="22"/>
            </w:rPr>
            <w:t>Услуг</w:t>
          </w:r>
          <w:r w:rsidRPr="001110B6">
            <w:rPr>
              <w:sz w:val="22"/>
              <w:szCs w:val="22"/>
            </w:rPr>
            <w:t>.</w:t>
          </w:r>
        </w:p>
      </w:sdtContent>
    </w:sdt>
    <w:p w14:paraId="7BC31873" w14:textId="18460084" w:rsidR="00FC4F38" w:rsidRPr="001110B6" w:rsidRDefault="00FC4F38" w:rsidP="00832A92">
      <w:pPr>
        <w:pStyle w:val="a3"/>
        <w:numPr>
          <w:ilvl w:val="2"/>
          <w:numId w:val="11"/>
        </w:numPr>
        <w:tabs>
          <w:tab w:val="left" w:pos="709"/>
        </w:tabs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Отчетные документы/материалы должны быть предоставлены Исполнителем Заказчику в бумажном и электронном виде на оптических носителях формата DVD-R в 2 (двух) экземплярах либо на внешнем носителе </w:t>
      </w:r>
      <w:r w:rsidRPr="001110B6">
        <w:rPr>
          <w:sz w:val="22"/>
          <w:szCs w:val="22"/>
          <w:lang w:val="en-US"/>
        </w:rPr>
        <w:t>HDD</w:t>
      </w:r>
      <w:r w:rsidRPr="001110B6">
        <w:rPr>
          <w:sz w:val="22"/>
          <w:szCs w:val="22"/>
        </w:rPr>
        <w:t>\</w:t>
      </w:r>
      <w:r w:rsidRPr="001110B6">
        <w:rPr>
          <w:sz w:val="22"/>
          <w:szCs w:val="22"/>
          <w:lang w:val="en-US"/>
        </w:rPr>
        <w:t>SSD</w:t>
      </w:r>
      <w:r w:rsidRPr="001110B6">
        <w:rPr>
          <w:sz w:val="22"/>
          <w:szCs w:val="22"/>
        </w:rPr>
        <w:t xml:space="preserve"> интерфейсом подключения </w:t>
      </w:r>
      <w:r w:rsidRPr="001110B6">
        <w:rPr>
          <w:sz w:val="22"/>
          <w:szCs w:val="22"/>
          <w:lang w:val="en-US"/>
        </w:rPr>
        <w:t>USB</w:t>
      </w:r>
      <w:r w:rsidRPr="001110B6">
        <w:rPr>
          <w:sz w:val="22"/>
          <w:szCs w:val="22"/>
        </w:rPr>
        <w:t xml:space="preserve">3.0.  Документы/материалы в электронном виде должны быть предоставлены в формате версии Microsoft </w:t>
      </w:r>
      <w:r w:rsidRPr="001110B6">
        <w:rPr>
          <w:sz w:val="22"/>
          <w:szCs w:val="22"/>
          <w:lang w:val="en-US"/>
        </w:rPr>
        <w:t>Office</w:t>
      </w:r>
      <w:r w:rsidRPr="001110B6">
        <w:rPr>
          <w:sz w:val="22"/>
          <w:szCs w:val="22"/>
        </w:rPr>
        <w:t xml:space="preserve"> 2016 и выше. Стоимость материальных носителей включена в </w:t>
      </w:r>
      <w:r w:rsidR="00D80D22">
        <w:rPr>
          <w:sz w:val="22"/>
          <w:szCs w:val="22"/>
        </w:rPr>
        <w:t>стоимость Услуг</w:t>
      </w:r>
      <w:r w:rsidRPr="001110B6">
        <w:rPr>
          <w:sz w:val="22"/>
          <w:szCs w:val="22"/>
        </w:rPr>
        <w:t>.</w:t>
      </w:r>
    </w:p>
    <w:p w14:paraId="068DFC13" w14:textId="77777777" w:rsidR="00FC4F38" w:rsidRPr="001110B6" w:rsidRDefault="00FC4F38" w:rsidP="00832A92">
      <w:pPr>
        <w:pStyle w:val="a3"/>
        <w:tabs>
          <w:tab w:val="left" w:pos="709"/>
        </w:tabs>
        <w:spacing w:line="360" w:lineRule="auto"/>
        <w:ind w:left="0" w:firstLine="709"/>
        <w:contextualSpacing w:val="0"/>
        <w:jc w:val="both"/>
        <w:rPr>
          <w:sz w:val="22"/>
          <w:szCs w:val="22"/>
        </w:rPr>
      </w:pPr>
    </w:p>
    <w:sdt>
      <w:sdtPr>
        <w:rPr>
          <w:rFonts w:eastAsia="Times New Roman"/>
          <w:sz w:val="22"/>
          <w:szCs w:val="22"/>
        </w:rPr>
        <w:id w:val="-1676328327"/>
        <w:placeholder>
          <w:docPart w:val="D2175EFAB26143A48E85F96958FB13C5"/>
        </w:placeholder>
      </w:sdtPr>
      <w:sdtEndPr>
        <w:rPr>
          <w:rFonts w:eastAsia="MS Mincho"/>
          <w:sz w:val="24"/>
          <w:szCs w:val="24"/>
        </w:rPr>
      </w:sdtEndPr>
      <w:sdtContent>
        <w:sdt>
          <w:sdtPr>
            <w:rPr>
              <w:rFonts w:ascii="Arial" w:eastAsia="Times New Roman" w:hAnsi="Arial" w:cstheme="minorBidi"/>
              <w:color w:val="auto"/>
              <w:sz w:val="22"/>
              <w:szCs w:val="22"/>
            </w:rPr>
            <w:id w:val="1595121739"/>
            <w:placeholder>
              <w:docPart w:val="D2175EFAB26143A48E85F96958FB13C5"/>
            </w:placeholder>
          </w:sdtPr>
          <w:sdtEndPr>
            <w:rPr>
              <w:rFonts w:eastAsiaTheme="minorHAnsi"/>
              <w:b/>
            </w:rPr>
          </w:sdtEndPr>
          <w:sdtContent>
            <w:p w14:paraId="3D65F803" w14:textId="40EE26CF" w:rsidR="00FC4F38" w:rsidRPr="00872265" w:rsidRDefault="00FC4F38" w:rsidP="00872265">
              <w:pPr>
                <w:pStyle w:val="a3"/>
                <w:numPr>
                  <w:ilvl w:val="0"/>
                  <w:numId w:val="11"/>
                </w:numPr>
                <w:shd w:val="clear" w:color="auto" w:fill="FFFFFF"/>
                <w:tabs>
                  <w:tab w:val="left" w:pos="1148"/>
                </w:tabs>
                <w:spacing w:line="360" w:lineRule="auto"/>
                <w:ind w:left="0" w:firstLine="709"/>
                <w:contextualSpacing w:val="0"/>
                <w:jc w:val="both"/>
                <w:rPr>
                  <w:b/>
                  <w:bCs/>
                  <w:lang w:val="en-US"/>
                </w:rPr>
              </w:pPr>
              <w:r w:rsidRPr="001110B6">
                <w:rPr>
                  <w:rFonts w:eastAsia="Times New Roman"/>
                  <w:b/>
                  <w:sz w:val="22"/>
                  <w:szCs w:val="22"/>
                </w:rPr>
                <w:t>Общие требования к информационной</w:t>
              </w:r>
              <w:r w:rsidRPr="001110B6">
                <w:rPr>
                  <w:b/>
                  <w:bCs/>
                  <w:sz w:val="22"/>
                  <w:szCs w:val="22"/>
                </w:rPr>
                <w:t xml:space="preserve"> </w:t>
              </w:r>
              <w:r w:rsidRPr="001110B6">
                <w:rPr>
                  <w:rFonts w:eastAsia="Times New Roman"/>
                  <w:b/>
                  <w:sz w:val="22"/>
                  <w:szCs w:val="22"/>
                </w:rPr>
                <w:t>безопасности</w:t>
              </w:r>
            </w:p>
            <w:p w14:paraId="0BE8574C" w14:textId="77777777" w:rsidR="00FC4F38" w:rsidRPr="001110B6" w:rsidRDefault="00FC4F38" w:rsidP="00832A92">
              <w:pPr>
                <w:pStyle w:val="a3"/>
                <w:numPr>
                  <w:ilvl w:val="1"/>
                  <w:numId w:val="11"/>
                </w:numPr>
                <w:spacing w:line="360" w:lineRule="auto"/>
                <w:ind w:left="0" w:firstLine="709"/>
                <w:contextualSpacing w:val="0"/>
                <w:jc w:val="both"/>
                <w:rPr>
                  <w:b/>
                  <w:bCs/>
                  <w:sz w:val="22"/>
                  <w:szCs w:val="22"/>
                </w:rPr>
              </w:pPr>
              <w:r w:rsidRPr="001110B6">
                <w:rPr>
                  <w:b/>
                  <w:bCs/>
                  <w:sz w:val="22"/>
                  <w:szCs w:val="22"/>
                </w:rPr>
                <w:t>Требования к кибербезопасности.</w:t>
              </w:r>
            </w:p>
            <w:p w14:paraId="6B69A7AB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Сервис и его компоненты (далее – Сервис или система) не должны содержать уязвимостей высокого и критического уровней (во всем техническом стэке, включая платформу развертывания, ОС, вспомогательно ПО и т.д.)</w:t>
              </w:r>
            </w:p>
            <w:p w14:paraId="4F5239A4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Приложение должно обеспечивать защиту данных пользователей</w:t>
              </w:r>
            </w:p>
            <w:p w14:paraId="207A1F6C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lastRenderedPageBreak/>
                <w:t>В случае наличия подсистемы аутентификации и авторизации приложение должно обеспечивать возможность использования второго фактора (как минимум ТOTP)</w:t>
              </w:r>
            </w:p>
            <w:p w14:paraId="081439B8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Приложение должно обеспечивать механизмы контроля управления доступом (Ролевую модель)</w:t>
              </w:r>
            </w:p>
            <w:p w14:paraId="0AF70643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Сервис должен поддерживать механизмы логирования и отправки (в другие системы) событий информационной безопасности</w:t>
              </w:r>
            </w:p>
            <w:p w14:paraId="41B7F794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Разработка сервиса должна производиться с использованием практик SSDLC</w:t>
              </w:r>
            </w:p>
            <w:p w14:paraId="49A1CE4B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случае обработки ПДн Сервис должен удовлетворять всем требованиям 152 ФЗ и соответствующим подзаконным актам, обеспечивая их выполнение</w:t>
              </w:r>
            </w:p>
            <w:p w14:paraId="5F73F1CE" w14:textId="77777777" w:rsidR="00FC4F38" w:rsidRPr="001110B6" w:rsidRDefault="00FC4F38" w:rsidP="00832A92">
              <w:pPr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Сервис должен обеспечивать необходимый уровень производительности с учетом использования СЗИ применяемых в Фонде (АВПО, EDR и др.)</w:t>
              </w:r>
            </w:p>
            <w:p w14:paraId="7E104E83" w14:textId="508E9295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Сервис и его компоненты должен соответствовать принятым </w:t>
              </w:r>
              <w:r w:rsidR="00D80D22">
                <w:rPr>
                  <w:rFonts w:ascii="Times New Roman" w:hAnsi="Times New Roman" w:cs="Times New Roman"/>
                </w:rPr>
                <w:t>у Заказчика</w:t>
              </w:r>
              <w:r w:rsidRPr="001110B6">
                <w:rPr>
                  <w:rFonts w:ascii="Times New Roman" w:hAnsi="Times New Roman" w:cs="Times New Roman"/>
                </w:rPr>
                <w:t xml:space="preserve"> требованиям к обеспечению информационной безопасности и обеспечивать:</w:t>
              </w:r>
            </w:p>
            <w:p w14:paraId="52A10042" w14:textId="77777777" w:rsidR="00FC4F38" w:rsidRPr="001110B6" w:rsidRDefault="00FC4F38" w:rsidP="00832A92">
              <w:pPr>
                <w:pStyle w:val="aff0"/>
                <w:numPr>
                  <w:ilvl w:val="0"/>
                  <w:numId w:val="12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готовность и доступность данных и системы в целом всегда, когда в них возникнет необходимость;</w:t>
              </w:r>
            </w:p>
            <w:p w14:paraId="0593C9CF" w14:textId="77777777" w:rsidR="00FC4F38" w:rsidRPr="001110B6" w:rsidRDefault="00FC4F38" w:rsidP="00832A92">
              <w:pPr>
                <w:pStyle w:val="aff0"/>
                <w:numPr>
                  <w:ilvl w:val="0"/>
                  <w:numId w:val="12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целостность и достоверность информации, обрабатываемой в системе;</w:t>
              </w:r>
            </w:p>
            <w:p w14:paraId="69E9117A" w14:textId="0B53AED7" w:rsidR="00FC4F38" w:rsidRPr="00C655D5" w:rsidRDefault="00FC4F38" w:rsidP="00872265">
              <w:pPr>
                <w:pStyle w:val="aff0"/>
                <w:numPr>
                  <w:ilvl w:val="0"/>
                  <w:numId w:val="12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необходимого уровня конфиденциальности информации, обрабатываемой в системе.</w:t>
              </w:r>
            </w:p>
            <w:p w14:paraId="2D505920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системе должны применяться операционные системы и СУБД, обладающие развитыми штатными средствами защиты и аудита, позволяющими настроить политику безопасности, обеспечивающую минимизацию рисков, связанных с угрозами нарушения безопасности на системном уровне. Прикладное программное обеспечение может использовать возможности системных средств в качестве платформы для достижения необходимого уровня информационной безопасности.</w:t>
              </w:r>
            </w:p>
            <w:p w14:paraId="7E77F85D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Дополнительным необходимым рубежом защиты являются механизмы безопасности прикладного уровня, позволяющие:</w:t>
              </w:r>
            </w:p>
            <w:p w14:paraId="5B7FFC86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реализовать надежные механизмы защиты информации, дополняющие штатные механизмы ОС и СУБД (усиленную аутентификацию, достаточную длину ключей и т.д.);</w:t>
              </w:r>
            </w:p>
            <w:p w14:paraId="58077A84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минимизировать риски от возможных ошибочных или злонамеренных действий со стороны сотрудников служб автоматизации;</w:t>
              </w:r>
            </w:p>
            <w:p w14:paraId="31F411FD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реализовать полноценный аудит событий прикладного уровня, связанных с нарушением безопасности.</w:t>
              </w:r>
            </w:p>
            <w:p w14:paraId="7B62F04C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системе должны быть реализованы следующие механизмы безопасности прикладного уровня:</w:t>
              </w:r>
            </w:p>
            <w:p w14:paraId="1DA98833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lastRenderedPageBreak/>
                <w:t>Администрирование;</w:t>
              </w:r>
            </w:p>
            <w:p w14:paraId="0BDAD849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Управление правами доступа;</w:t>
              </w:r>
            </w:p>
            <w:p w14:paraId="65A80E22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Идентификация и аутентификация;</w:t>
              </w:r>
            </w:p>
            <w:p w14:paraId="7B330F3B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Защита от НСД;</w:t>
              </w:r>
            </w:p>
            <w:p w14:paraId="70DC4550" w14:textId="77777777" w:rsidR="00FC4F38" w:rsidRPr="001110B6" w:rsidRDefault="00FC4F38" w:rsidP="00832A92">
              <w:pPr>
                <w:pStyle w:val="aff0"/>
                <w:numPr>
                  <w:ilvl w:val="2"/>
                  <w:numId w:val="16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  <w:b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Аудит.</w:t>
              </w:r>
            </w:p>
          </w:sdtContent>
        </w:sdt>
        <w:sdt>
          <w:sdtPr>
            <w:rPr>
              <w:rFonts w:ascii="Arial" w:eastAsia="Times New Roman" w:hAnsi="Arial" w:cstheme="minorBidi"/>
              <w:b/>
              <w:bCs/>
              <w:color w:val="auto"/>
              <w:sz w:val="22"/>
              <w:szCs w:val="22"/>
            </w:rPr>
            <w:id w:val="-1136635709"/>
            <w:placeholder>
              <w:docPart w:val="D2175EFAB26143A48E85F96958FB13C5"/>
            </w:placeholder>
          </w:sdtPr>
          <w:sdtEndPr>
            <w:rPr>
              <w:rFonts w:eastAsiaTheme="minorHAnsi"/>
              <w:b w:val="0"/>
              <w:bCs w:val="0"/>
            </w:rPr>
          </w:sdtEndPr>
          <w:sdtContent>
            <w:p w14:paraId="4D5C0A11" w14:textId="77777777" w:rsidR="00FC4F38" w:rsidRPr="001110B6" w:rsidRDefault="00FC4F38" w:rsidP="00832A92">
              <w:pPr>
                <w:pStyle w:val="a3"/>
                <w:spacing w:line="360" w:lineRule="auto"/>
                <w:ind w:left="0" w:firstLine="709"/>
                <w:contextualSpacing w:val="0"/>
                <w:jc w:val="both"/>
                <w:rPr>
                  <w:b/>
                  <w:bCs/>
                  <w:sz w:val="22"/>
                  <w:szCs w:val="22"/>
                </w:rPr>
              </w:pPr>
            </w:p>
            <w:p w14:paraId="62FBAA42" w14:textId="24672734" w:rsidR="00FC4F38" w:rsidRPr="00872265" w:rsidRDefault="00FC4F38" w:rsidP="00872265">
              <w:pPr>
                <w:pStyle w:val="a3"/>
                <w:numPr>
                  <w:ilvl w:val="1"/>
                  <w:numId w:val="11"/>
                </w:numPr>
                <w:spacing w:line="360" w:lineRule="auto"/>
                <w:ind w:left="0" w:firstLine="709"/>
                <w:contextualSpacing w:val="0"/>
                <w:jc w:val="both"/>
                <w:rPr>
                  <w:b/>
                  <w:bCs/>
                  <w:lang w:val="en-US"/>
                </w:rPr>
              </w:pPr>
              <w:r w:rsidRPr="001110B6">
                <w:rPr>
                  <w:b/>
                  <w:bCs/>
                  <w:sz w:val="22"/>
                  <w:szCs w:val="22"/>
                </w:rPr>
                <w:t>Администрирование</w:t>
              </w:r>
            </w:p>
            <w:p w14:paraId="6BBF8176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Система должна содержать подсистему администрирования, которая предназначена для обеспечения выполнения следующих функций:</w:t>
              </w:r>
            </w:p>
            <w:p w14:paraId="2CD683C1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управление пользователями;</w:t>
              </w:r>
            </w:p>
            <w:p w14:paraId="3C894E91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работ по замене версий клиентской и серверной части Системы и ее подсистем, настройке параметров клиентской и серверной части Системы и ее подсистем;</w:t>
              </w:r>
            </w:p>
            <w:p w14:paraId="7A97E724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регламентных работ, предусмотренных эксплуатационной документацией на Систему и ее подсистемы;</w:t>
              </w:r>
            </w:p>
            <w:p w14:paraId="308B4172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разрешение проблем, возникающих при эксплуатации Системы и ее функциональных подсистем;</w:t>
              </w:r>
            </w:p>
            <w:p w14:paraId="695A8582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ликвидация нештатных ситуаций (инцидентов), возникающих при эксплуатации Системы и ее функциональных подсистем;</w:t>
              </w:r>
            </w:p>
            <w:p w14:paraId="50C0B6EC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ликвидация последствий известных (выявленных при эксплуатации, но не устраненных) ошибок программного обеспечения Системы, связанных с   функционированием Системы, ее подсистем и их взаимодействием;</w:t>
              </w:r>
            </w:p>
            <w:p w14:paraId="0C366EC1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мониторинг работы пользователей в Системе и средства для взаимодействия с ними;</w:t>
              </w:r>
            </w:p>
            <w:p w14:paraId="1F438E9F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мониторинг параметров функционирования Системы и ее подсистем;</w:t>
              </w:r>
            </w:p>
            <w:p w14:paraId="7DC33F8D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процедуры управления функционированием Системы и ее подсистем;</w:t>
              </w:r>
            </w:p>
            <w:p w14:paraId="466A039A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просмотр журнала аудита;</w:t>
              </w:r>
            </w:p>
            <w:p w14:paraId="6C18FCB1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ведение «Административного журнала»;</w:t>
              </w:r>
            </w:p>
            <w:p w14:paraId="15A2F2A9" w14:textId="77777777" w:rsidR="00FC4F38" w:rsidRPr="001110B6" w:rsidRDefault="00FC4F38" w:rsidP="00832A92">
              <w:pPr>
                <w:pStyle w:val="aff0"/>
                <w:numPr>
                  <w:ilvl w:val="0"/>
                  <w:numId w:val="13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ведение «Журнала проведения эксплуатации».</w:t>
              </w:r>
            </w:p>
            <w:p w14:paraId="274407A6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Удаление пользователей из системы должно осуществляться путем перевода их в разряд заблокированных без возможности совершения операций под их именами и без возможности отмены этого статуса.</w:t>
              </w:r>
            </w:p>
            <w:p w14:paraId="77E6455E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Должны быть реализованы также следующие типы блокирования работы отдельных пользователей с возможностью снятия блокировки:</w:t>
              </w:r>
            </w:p>
            <w:p w14:paraId="58000DB9" w14:textId="77777777" w:rsidR="00FC4F38" w:rsidRPr="001110B6" w:rsidRDefault="00FC4F38" w:rsidP="00832A92">
              <w:pPr>
                <w:pStyle w:val="aff0"/>
                <w:numPr>
                  <w:ilvl w:val="0"/>
                  <w:numId w:val="20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на некоторый промежуток времени;</w:t>
              </w:r>
            </w:p>
            <w:p w14:paraId="151B65AD" w14:textId="77777777" w:rsidR="00FC4F38" w:rsidRPr="001110B6" w:rsidRDefault="00FC4F38" w:rsidP="00832A92">
              <w:pPr>
                <w:pStyle w:val="aff0"/>
                <w:numPr>
                  <w:ilvl w:val="0"/>
                  <w:numId w:val="20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lastRenderedPageBreak/>
                <w:t>начиная с некоторого момента времени;</w:t>
              </w:r>
            </w:p>
            <w:p w14:paraId="57184DCD" w14:textId="77777777" w:rsidR="00FC4F38" w:rsidRPr="001110B6" w:rsidRDefault="00FC4F38" w:rsidP="00832A92">
              <w:pPr>
                <w:pStyle w:val="aff0"/>
                <w:numPr>
                  <w:ilvl w:val="0"/>
                  <w:numId w:val="20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автоматически после превышения, задаваемого настройкой системы периода неактивности пользователя (отсутствия успешных входов в систему и бездействия пользователя).</w:t>
              </w:r>
            </w:p>
            <w:p w14:paraId="5A6D94E7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доступа администратора к «боевым» паролям пользователей. Процедура сброса администратором пароля пользователя должна сопровождаться рядом организационных мероприятий.</w:t>
              </w:r>
            </w:p>
            <w:p w14:paraId="38F63D2E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Пароль, назначаемый администратором при сбросе пароля пользователя, должен отвечать требованиям, предъявляемым к паролю, назначаемому администратором при создании пользователя.</w:t>
              </w:r>
            </w:p>
            <w:p w14:paraId="5995F0B1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удаления информации о пользователях, зарегистрированных в Системе, в том числе заблокированных.</w:t>
              </w:r>
            </w:p>
            <w:p w14:paraId="683F8E1D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изменения (модификации) демо-данных (фамилия, имя, отчество и других персональных данных, в т.ч. номеров карт/счетов/договоров и т.д.) заведенных пользователей.</w:t>
              </w:r>
            </w:p>
            <w:p w14:paraId="693BEA3D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Реализация механизма администрирования не должна раскрывать логику построения базы данных системы.</w:t>
              </w:r>
            </w:p>
            <w:p w14:paraId="3A962218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Реализация механизма администрирования должна исключать возможность выполнения администраторами прямого соединения с базой данных в обход подсистемы администрирования.</w:t>
              </w:r>
            </w:p>
            <w:p w14:paraId="2CA6B6D4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Выполнение административных функций Системы, в том числе управление правами пользователей, должно быть вынесено на прикладной уровень (пользователь не может иметь одновременно доступ к правам администратора и правам пользователя) в виде отдельного автоматизированного рабочего места (АРМ) или модуля “Администрирования”. При этом их функциональность должна позволять осуществлять все необходимые при эксплуатации административные операции при исключении предоставления Администратору прав администратора СУБД и DBO или администратора сервера, а также использования средств системного администрирования (таких, как SQL Enterprise Manager, </w:t>
              </w:r>
              <w:r w:rsidRPr="001110B6">
                <w:rPr>
                  <w:rFonts w:ascii="Times New Roman" w:hAnsi="Times New Roman" w:cs="Times New Roman"/>
                  <w:lang w:val="en-US"/>
                </w:rPr>
                <w:t>pgAdmin</w:t>
              </w:r>
              <w:r w:rsidRPr="001110B6">
                <w:rPr>
                  <w:rFonts w:ascii="Times New Roman" w:hAnsi="Times New Roman" w:cs="Times New Roman"/>
                </w:rPr>
                <w:t xml:space="preserve"> и т.д.).   </w:t>
              </w:r>
            </w:p>
            <w:p w14:paraId="12C0C121" w14:textId="77777777" w:rsidR="00FC4F38" w:rsidRPr="001110B6" w:rsidRDefault="00FC4F38" w:rsidP="00832A92">
              <w:pPr>
                <w:pStyle w:val="aff0"/>
                <w:spacing w:after="0" w:line="360" w:lineRule="auto"/>
                <w:ind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АРМ «Администрирования» должен:</w:t>
              </w:r>
            </w:p>
            <w:p w14:paraId="07BDC7DD" w14:textId="77777777" w:rsidR="00FC4F38" w:rsidRPr="001110B6" w:rsidRDefault="00FC4F38" w:rsidP="00832A92">
              <w:pPr>
                <w:pStyle w:val="aff0"/>
                <w:numPr>
                  <w:ilvl w:val="0"/>
                  <w:numId w:val="2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исключать ошибочные и преднамеренные несанкционированные действия администраторов Системы;</w:t>
              </w:r>
            </w:p>
            <w:p w14:paraId="16A91798" w14:textId="77777777" w:rsidR="00FC4F38" w:rsidRPr="001110B6" w:rsidRDefault="00FC4F38" w:rsidP="00832A92">
              <w:pPr>
                <w:pStyle w:val="aff0"/>
                <w:numPr>
                  <w:ilvl w:val="0"/>
                  <w:numId w:val="2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обеспечивать контроль и минимизацию их доступа к информации, обрабатываемой в системе;</w:t>
              </w:r>
            </w:p>
            <w:p w14:paraId="6FFADF6F" w14:textId="77777777" w:rsidR="00FC4F38" w:rsidRPr="001110B6" w:rsidRDefault="00FC4F38" w:rsidP="00832A92">
              <w:pPr>
                <w:pStyle w:val="aff0"/>
                <w:numPr>
                  <w:ilvl w:val="0"/>
                  <w:numId w:val="2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обеспечивать повышение общего уровня защищенности системы от внутренних и внешних угроз; </w:t>
              </w:r>
            </w:p>
            <w:p w14:paraId="065A8E87" w14:textId="77777777" w:rsidR="00FC4F38" w:rsidRPr="001110B6" w:rsidRDefault="00FC4F38" w:rsidP="00832A92">
              <w:pPr>
                <w:pStyle w:val="aff0"/>
                <w:numPr>
                  <w:ilvl w:val="0"/>
                  <w:numId w:val="2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lastRenderedPageBreak/>
                <w:t>обеспечивать унификацию средств администрирования отдельных компонентов и Системы в целом, управления конфигурацией системы и ее изменениями.</w:t>
              </w:r>
            </w:p>
            <w:p w14:paraId="5B1A856B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случае, когда Система спроектирована таким образом, что позволяет производить настройку технологических цепочек и правил обработки информации, должен быть предусмотрен АРМ «Технолога системы».  Функциональность данного АРМ состоит в настройке и изменении технологических цепочек и правил обработки операций. Требования к данному АРМ аналогичны требованиям к АРМ Администратора системы.</w:t>
              </w:r>
            </w:p>
            <w:p w14:paraId="237D3270" w14:textId="77777777" w:rsidR="00FC4F38" w:rsidRPr="001110B6" w:rsidRDefault="00FC4F38" w:rsidP="00832A92">
              <w:pPr>
                <w:pStyle w:val="aff0"/>
                <w:numPr>
                  <w:ilvl w:val="2"/>
                  <w:numId w:val="11"/>
                </w:numPr>
                <w:spacing w:after="0" w:line="360" w:lineRule="auto"/>
                <w:ind w:left="0" w:firstLine="709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Пользователи, не обладающие бизнес-ролями (Администратор, Оператор, Аудитор и пр.), не должны иметь возможность изменения бизнес-данных Системы.</w:t>
              </w:r>
            </w:p>
          </w:sdtContent>
        </w:sdt>
        <w:p w14:paraId="1504C0FE" w14:textId="77777777" w:rsidR="00FC4F38" w:rsidRPr="001110B6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1C343ED4" w14:textId="1C034B11" w:rsidR="0095506A" w:rsidRPr="001110B6" w:rsidRDefault="00FC4F38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Управление правами доступа</w:t>
          </w:r>
        </w:p>
        <w:p w14:paraId="6A6B7315" w14:textId="77777777" w:rsidR="00FC4F38" w:rsidRPr="001110B6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</w:pPr>
          <w:r w:rsidRPr="001110B6">
            <w:t>Реализация механизма управления правами доступа в Системе должна удовлетворять следующим требованиям:</w:t>
          </w:r>
        </w:p>
        <w:p w14:paraId="372AEAF5" w14:textId="77777777" w:rsidR="00FC4F38" w:rsidRPr="001110B6" w:rsidRDefault="00FC4F38" w:rsidP="00832A92">
          <w:pPr>
            <w:pStyle w:val="aff0"/>
            <w:numPr>
              <w:ilvl w:val="0"/>
              <w:numId w:val="14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распределения прав доступа к функциям Системы должен позволять предоставление пользователям прав, минимально необходимых для выполнения их функциональных обязанностей;</w:t>
          </w:r>
        </w:p>
        <w:p w14:paraId="04849C4A" w14:textId="77777777" w:rsidR="00FC4F38" w:rsidRPr="001110B6" w:rsidRDefault="00FC4F38" w:rsidP="00832A92">
          <w:pPr>
            <w:pStyle w:val="aff0"/>
            <w:numPr>
              <w:ilvl w:val="0"/>
              <w:numId w:val="14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архитектура и построение базы данных должны быть таковы, чтобы права пользователей в базе данных не превышали прав пользователей в прикладной системе;</w:t>
          </w:r>
        </w:p>
        <w:p w14:paraId="6E6C69D8" w14:textId="77777777" w:rsidR="00FC4F38" w:rsidRPr="001110B6" w:rsidRDefault="00FC4F38" w:rsidP="00832A92">
          <w:pPr>
            <w:pStyle w:val="aff0"/>
            <w:numPr>
              <w:ilvl w:val="0"/>
              <w:numId w:val="14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распределения прав доступа должен охватывать все операции пользователей над объектами системы. Все объекты системы и операции над ними должны охватываться механизмом распределения прав доступа;</w:t>
          </w:r>
        </w:p>
        <w:p w14:paraId="50256EB1" w14:textId="77777777" w:rsidR="00FC4F38" w:rsidRPr="001110B6" w:rsidRDefault="00FC4F38" w:rsidP="00832A92">
          <w:pPr>
            <w:pStyle w:val="aff0"/>
            <w:numPr>
              <w:ilvl w:val="0"/>
              <w:numId w:val="14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разграничения прав доступа должен быть реализован на основе создания ролей в базе данных или прикладной системе. Доступ к объектам системы должен в явном виде разрешаться или запрещаться на основе атрибутов безопасности пользователя;</w:t>
          </w:r>
        </w:p>
        <w:p w14:paraId="47145371" w14:textId="77777777" w:rsidR="00FC4F38" w:rsidRPr="001110B6" w:rsidRDefault="00FC4F38" w:rsidP="00832A92">
          <w:pPr>
            <w:pStyle w:val="aff0"/>
            <w:numPr>
              <w:ilvl w:val="0"/>
              <w:numId w:val="14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разграничения прав доступа должен обеспечивать возможность запуска сотрудником только разрешенных ему функций.</w:t>
          </w:r>
        </w:p>
        <w:p w14:paraId="71D1F967" w14:textId="77777777" w:rsidR="00FC4F38" w:rsidRPr="001110B6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55CFC314" w14:textId="2457B91A" w:rsidR="00FC4F38" w:rsidRPr="00872265" w:rsidRDefault="00FC4F38" w:rsidP="00872265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lang w:val="en-US"/>
            </w:rPr>
          </w:pPr>
          <w:r w:rsidRPr="001110B6">
            <w:rPr>
              <w:b/>
              <w:bCs/>
              <w:sz w:val="22"/>
              <w:szCs w:val="22"/>
            </w:rPr>
            <w:t>Механизмы идентификации и аутентификации</w:t>
          </w:r>
        </w:p>
        <w:p w14:paraId="1E7BB4AD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Данные механизмы являются основой для функционирования механизмов управления доступом и аудита. После успешного прохождения пользователем соответствующих процедур:</w:t>
          </w:r>
        </w:p>
        <w:p w14:paraId="0ACF2598" w14:textId="77777777" w:rsidR="00FC4F38" w:rsidRPr="001110B6" w:rsidRDefault="00FC4F38" w:rsidP="00832A92">
          <w:pPr>
            <w:pStyle w:val="aff0"/>
            <w:numPr>
              <w:ilvl w:val="0"/>
              <w:numId w:val="15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пользователю предоставляются закрепленные за ним права доступа к информации и функциям Системы;</w:t>
          </w:r>
        </w:p>
        <w:p w14:paraId="47E1FC67" w14:textId="77777777" w:rsidR="00FC4F38" w:rsidRPr="001110B6" w:rsidRDefault="00FC4F38" w:rsidP="00832A92">
          <w:pPr>
            <w:pStyle w:val="aff0"/>
            <w:numPr>
              <w:ilvl w:val="0"/>
              <w:numId w:val="15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 пользователя регистрируются средствами подсистемы аудита;</w:t>
          </w:r>
        </w:p>
        <w:p w14:paraId="439CE07F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lastRenderedPageBreak/>
            <w:t>Реализация механизмов идентификации и аутентификации пользователя должна удовлетворять следующим требованиям:</w:t>
          </w:r>
        </w:p>
        <w:p w14:paraId="745D433F" w14:textId="77777777" w:rsidR="00FC4F38" w:rsidRPr="001110B6" w:rsidRDefault="00FC4F38" w:rsidP="00832A92">
          <w:pPr>
            <w:pStyle w:val="aff0"/>
            <w:numPr>
              <w:ilvl w:val="3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Доступ к информации и функциям Системы должен предоставляться пользователю только после предъявления уникального персонифицированного идентификатора (имени) пользователя и проведения процедуры аутентификации на основе некоторой вводимой пользователем информации (пароль, ключи);</w:t>
          </w:r>
        </w:p>
        <w:p w14:paraId="38E9C34B" w14:textId="77777777" w:rsidR="00FC4F38" w:rsidRPr="001110B6" w:rsidRDefault="00FC4F38" w:rsidP="00832A92">
          <w:pPr>
            <w:pStyle w:val="aff0"/>
            <w:numPr>
              <w:ilvl w:val="3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Должны быть обеспечены возможность определения авторства каждой операции в Системе и отсутствие неавторизованных операций на основе уникальных персонифицированных идентификаторов каждого пользователя, процедуры аутентификации и протоколирования действий пользователей в журналах аудита;</w:t>
          </w:r>
        </w:p>
        <w:p w14:paraId="7AF5F460" w14:textId="77777777" w:rsidR="00FC4F38" w:rsidRPr="001110B6" w:rsidRDefault="00FC4F38" w:rsidP="00832A92">
          <w:pPr>
            <w:pStyle w:val="aff0"/>
            <w:numPr>
              <w:ilvl w:val="3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иметься развитая система управления аутентификационной информацией пользователей (паролями, ключами) и механизмы контроля за ее качеством и использованием, обладающие следующими характеристиками:</w:t>
          </w:r>
        </w:p>
        <w:p w14:paraId="48AD08CD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длина пароля не менее 12 символов; </w:t>
          </w:r>
        </w:p>
        <w:p w14:paraId="3137791D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периодическая принудительная смена паролей не реже, чем раз в 80 дней; </w:t>
          </w:r>
        </w:p>
        <w:p w14:paraId="382E22CE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возможность установки администратором признака принудительной смены пароля пользователя при следующем входе пользователя в систему;</w:t>
          </w:r>
        </w:p>
        <w:p w14:paraId="5CFA076F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возможность самостоятельного изменения пользователями своего пароля в любое время;</w:t>
          </w:r>
        </w:p>
        <w:p w14:paraId="7EFC1BEA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автоматической установкой новому пользователю пароля, задаваемого администратором системы. Администратор лично сообщает пользователю, установленный ему транспортный пароль. Указанный пароль может быть использован только один раз.</w:t>
          </w:r>
        </w:p>
        <w:p w14:paraId="28C7E41C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предоставление доступа к информации при первом входе пользователя в Системе только после смены им пароля, установленного администратором, на его личный (“боевой”) пароль;</w:t>
          </w:r>
        </w:p>
        <w:p w14:paraId="1786C2A4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хранение парольной “истории” пользователя, т.е. списка контрольных значений (хэш-сумм) нескольких предыдущих паролей пользователя (рекомендуется хранить пять хэш-сумм), и невозможность при смене пароля выбора пароля из этого списка;</w:t>
          </w:r>
        </w:p>
        <w:p w14:paraId="27E5D776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проводится анализ качества выбираемых пользователями паролей, либо система должна сама назначать пользователям легко запоминающиеся пароли с достаточным уровнем энтропии, но не повторяющихся у разных пользователей;</w:t>
          </w:r>
        </w:p>
        <w:p w14:paraId="37878117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вводе пароля пользователем на запрос системы выполняется маскирование, на экране не отображаются символы (отображается только маскирующие символы);</w:t>
          </w:r>
        </w:p>
        <w:p w14:paraId="6470242C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пароли хранятся в системе и передаются по каналу связи от клиента серверу в формате и способом, исключающим возможность перехвата (используется защищенный канал) и восстановления (из хэш-суммы);</w:t>
          </w:r>
        </w:p>
        <w:p w14:paraId="3D289D80" w14:textId="77777777" w:rsidR="00FC4F38" w:rsidRPr="001110B6" w:rsidRDefault="00FC4F38" w:rsidP="00832A92">
          <w:pPr>
            <w:pStyle w:val="aff0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lastRenderedPageBreak/>
            <w:t>перехваченная передаваемая по каналу связи аутентифицирующая информация не должна позволять осуществлять вход в Систему через прикладную систему.</w:t>
          </w:r>
        </w:p>
        <w:p w14:paraId="5A2F1875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Для хранения паролей и ключей пользователей предпочтительным является использование надежных и защищенных носителей (smart card, touch memory, </w:t>
          </w:r>
          <w:r w:rsidRPr="001110B6">
            <w:rPr>
              <w:rFonts w:ascii="Times New Roman" w:hAnsi="Times New Roman" w:cs="Times New Roman"/>
              <w:lang w:val="en-US"/>
            </w:rPr>
            <w:t>TPM</w:t>
          </w:r>
          <w:r w:rsidRPr="001110B6">
            <w:rPr>
              <w:rFonts w:ascii="Times New Roman" w:hAnsi="Times New Roman" w:cs="Times New Roman"/>
            </w:rPr>
            <w:t xml:space="preserve"> и т.д.), которые обеспечивают случайно генерируемые автоматически и неизвестные самому пользователю последовательности (ключи/пароли).</w:t>
          </w:r>
        </w:p>
        <w:p w14:paraId="5BCA1BFD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Взаимодействие со внешними системами должно обеспечивать строгую аутентификацию и авторизацию с использованием протокола TLSv1.2 (и выше) с контролем клиентского и серверного сертификатов, с обязательной проверкой правомерности использования конкретного клиентского сертификата при обращении к конкретным сервисам.</w:t>
          </w:r>
        </w:p>
        <w:p w14:paraId="73A0B0CB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взаимодействии со внешними системами должна поддерживаться возможность контроля доступа к собственным интерфейсам на уровне сервисов и конкретных операций, реализуемых сервисом.</w:t>
          </w:r>
        </w:p>
        <w:p w14:paraId="76AB4D8F" w14:textId="77777777" w:rsidR="00FC4F38" w:rsidRPr="001110B6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29C29A9B" w14:textId="5464F1A9" w:rsidR="00FC4F38" w:rsidRPr="00872265" w:rsidRDefault="00FC4F38" w:rsidP="00872265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lang w:val="en-US"/>
            </w:rPr>
          </w:pPr>
          <w:r w:rsidRPr="001110B6">
            <w:rPr>
              <w:b/>
              <w:bCs/>
              <w:sz w:val="22"/>
              <w:szCs w:val="22"/>
            </w:rPr>
            <w:t>Защита от НСД</w:t>
          </w:r>
        </w:p>
        <w:p w14:paraId="29B2022E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Для обеспечения защиты от несанкционированного доступа (НСД) Система должна удовлетворять следующим требованиям:</w:t>
          </w:r>
        </w:p>
        <w:p w14:paraId="2D0A5855" w14:textId="77777777" w:rsidR="00FC4F38" w:rsidRPr="001110B6" w:rsidRDefault="00FC4F38" w:rsidP="00832A92">
          <w:pPr>
            <w:pStyle w:val="aff0"/>
            <w:numPr>
              <w:ilvl w:val="0"/>
              <w:numId w:val="22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  <w:iCs/>
            </w:rPr>
            <w:t>Функциональная полнота</w:t>
          </w:r>
          <w:r w:rsidRPr="001110B6">
            <w:rPr>
              <w:rFonts w:ascii="Times New Roman" w:hAnsi="Times New Roman" w:cs="Times New Roman"/>
            </w:rPr>
            <w:t xml:space="preserve"> - Выполнение всех функций Системы должно осуществляться штатными средствами самой системы (т.е. без необходимости запуска вспомогательных программ, внешних текстовых редакторов и т.д.) обеспечивая отсутствие необходимости в запуске на АРМ нештатных программных средств.</w:t>
          </w:r>
        </w:p>
        <w:p w14:paraId="00EB8282" w14:textId="77777777" w:rsidR="00FC4F38" w:rsidRPr="001110B6" w:rsidRDefault="00FC4F38" w:rsidP="00832A92">
          <w:pPr>
            <w:pStyle w:val="aff0"/>
            <w:numPr>
              <w:ilvl w:val="0"/>
              <w:numId w:val="22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  <w:iCs/>
            </w:rPr>
            <w:t>Функциональная замкнутость</w:t>
          </w:r>
          <w:r w:rsidRPr="001110B6">
            <w:rPr>
              <w:rFonts w:ascii="Times New Roman" w:hAnsi="Times New Roman" w:cs="Times New Roman"/>
            </w:rPr>
            <w:t xml:space="preserve"> - Допускается использование внешних программных средств только в том случае, если их вызов не создает предпосылок к нарушению защиты (расширенные возможности по работе с файловой системой, возможность создания исполняемого программного кода, возможность запуска из данных средств нештатных программ и т.д.).</w:t>
          </w:r>
        </w:p>
        <w:p w14:paraId="65FA6F98" w14:textId="77777777" w:rsidR="00FC4F38" w:rsidRPr="001110B6" w:rsidRDefault="00FC4F38" w:rsidP="00832A92">
          <w:pPr>
            <w:pStyle w:val="aff0"/>
            <w:numPr>
              <w:ilvl w:val="0"/>
              <w:numId w:val="22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При попытке подбора паролей при входе в систему (неправильный ввод пароля </w:t>
          </w:r>
          <w:r w:rsidRPr="001110B6">
            <w:rPr>
              <w:rFonts w:ascii="Times New Roman" w:hAnsi="Times New Roman" w:cs="Times New Roman"/>
              <w:lang w:val="en-US"/>
            </w:rPr>
            <w:t>N</w:t>
          </w:r>
          <w:r w:rsidRPr="001110B6">
            <w:rPr>
              <w:rFonts w:ascii="Times New Roman" w:hAnsi="Times New Roman" w:cs="Times New Roman"/>
            </w:rPr>
            <w:t xml:space="preserve"> раз подряд) система должна блокировать работу пользователя (на определенный временной промежуток), и присылать уведомление согласно списку рассылки, о попытке НСД, в том числе данное событие должно регистрироваться в журнале аудита; также в журнале аудита должен фиксироваться все попытки аутентификации.</w:t>
          </w:r>
        </w:p>
        <w:p w14:paraId="5398072A" w14:textId="77777777" w:rsidR="00FC4F38" w:rsidRPr="001110B6" w:rsidRDefault="00FC4F38" w:rsidP="00832A92">
          <w:pPr>
            <w:pStyle w:val="aff0"/>
            <w:numPr>
              <w:ilvl w:val="0"/>
              <w:numId w:val="22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обеспечиваться защита от НСД рабочего места, оставленного пользователем без надзора во время работы приложений, с помощью программы «хранителя» экрана, активизирующейся через некоторый интервал неактивности пользователя или по нажатию «горячих» клавиш и требующей ввода пароля при попытке доступа в систему.</w:t>
          </w:r>
        </w:p>
        <w:p w14:paraId="0A57BF9C" w14:textId="77777777" w:rsidR="00FC4F38" w:rsidRPr="001110B6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3C46E4DF" w14:textId="3F97CAB8" w:rsidR="00FC4F38" w:rsidRPr="00872265" w:rsidRDefault="00FC4F38" w:rsidP="00151335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lang w:val="en-US"/>
            </w:rPr>
          </w:pPr>
          <w:r w:rsidRPr="001110B6">
            <w:rPr>
              <w:b/>
              <w:bCs/>
              <w:sz w:val="22"/>
              <w:szCs w:val="22"/>
            </w:rPr>
            <w:t>Аудит</w:t>
          </w:r>
        </w:p>
        <w:p w14:paraId="06C70E11" w14:textId="77777777" w:rsidR="00FC4F38" w:rsidRPr="001110B6" w:rsidRDefault="00FC4F38" w:rsidP="00151335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 Системе должен быть реализован недоступный на редактирование администратору и пользователям механизм аудита. Управление журналом (очистка за определенный промежуток времени, настройка списка протоколируемых операций и т.д.) должно осуществляться администратором системы. При этом все действия администратора по управлению журналом аудита должны также фиксироваться в журнале аудита.</w:t>
          </w:r>
        </w:p>
        <w:p w14:paraId="1D73477E" w14:textId="77777777" w:rsidR="00FC4F38" w:rsidRPr="001110B6" w:rsidRDefault="00FC4F38" w:rsidP="00151335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Реализация механизма аудита должна удовлетворять следующим требованиям:</w:t>
          </w:r>
        </w:p>
        <w:p w14:paraId="6A8A71C8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информация в журналах должна представляться в структурированном виде в терминах предметной области;</w:t>
          </w:r>
        </w:p>
        <w:p w14:paraId="5C3BEAA8" w14:textId="76B8D78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протоколировании событий в журналах должно фиксироваться время прикладного сервера;</w:t>
          </w:r>
        </w:p>
        <w:p w14:paraId="01A6298B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быть исключена возможность редактирования, отключения и удаления журнала аудита средствами системы;</w:t>
          </w:r>
        </w:p>
        <w:p w14:paraId="5E946C4C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должны быть предусмотрены средства системы для очистки журнала аудита за определенный промежуток времени (но не включая в него 2-3 последних месяца) с фиксацией данного события в журнале аудита;</w:t>
          </w:r>
        </w:p>
        <w:p w14:paraId="7F0B7F4A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быть исключена возможность очистки средствами системы журнала аудита до его архивирования или распечатки;</w:t>
          </w:r>
        </w:p>
        <w:p w14:paraId="771F43D3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аудит и журналирование также должны проводиться при работе системы в пилотной зоне и/или режиме Stand In;</w:t>
          </w:r>
        </w:p>
        <w:p w14:paraId="0579DEEE" w14:textId="77777777" w:rsidR="00FC4F38" w:rsidRPr="001110B6" w:rsidRDefault="00FC4F38" w:rsidP="00151335">
          <w:pPr>
            <w:pStyle w:val="aff0"/>
            <w:numPr>
              <w:ilvl w:val="2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для обеспечения работы с архивными журналами аудита за предыдущие периоды должна обеспечиваться функция подключения журнала в Систему из внешнего источника. При этом, загружаемые данные только дополняют существующий журнал аудита, но не затирают и не изменяют уже хранящейся в нем информации;</w:t>
          </w:r>
        </w:p>
        <w:p w14:paraId="2F6A0BE1" w14:textId="77777777" w:rsidR="00FC4F38" w:rsidRPr="001110B6" w:rsidRDefault="00FC4F38" w:rsidP="00151335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В журнале аудита должен быть предусмотрен фильтр, позволяющий производить выборку информации по: </w:t>
          </w:r>
        </w:p>
        <w:p w14:paraId="12569227" w14:textId="77777777" w:rsidR="00FC4F38" w:rsidRPr="001110B6" w:rsidRDefault="00FC4F38" w:rsidP="00151335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событию;</w:t>
          </w:r>
        </w:p>
        <w:p w14:paraId="1E31ACB9" w14:textId="77777777" w:rsidR="00FC4F38" w:rsidRPr="001110B6" w:rsidRDefault="00FC4F38" w:rsidP="00151335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конкретного пользователя;</w:t>
          </w:r>
        </w:p>
        <w:p w14:paraId="72BC04C7" w14:textId="77777777" w:rsidR="00FC4F38" w:rsidRPr="001110B6" w:rsidRDefault="00FC4F38" w:rsidP="00151335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над конкретным пользователем;</w:t>
          </w:r>
        </w:p>
        <w:p w14:paraId="321042C0" w14:textId="77777777" w:rsidR="00FC4F38" w:rsidRPr="001110B6" w:rsidRDefault="00FC4F38" w:rsidP="00832A92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над конкретным объектом;</w:t>
          </w:r>
        </w:p>
        <w:p w14:paraId="34DD8E5A" w14:textId="77777777" w:rsidR="00FC4F38" w:rsidRPr="001110B6" w:rsidRDefault="00FC4F38" w:rsidP="00832A92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дате (периоду дат);</w:t>
          </w:r>
        </w:p>
        <w:p w14:paraId="32AADAED" w14:textId="77777777" w:rsidR="00FC4F38" w:rsidRPr="001110B6" w:rsidRDefault="00FC4F38" w:rsidP="00832A92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времени (периоду времени);</w:t>
          </w:r>
        </w:p>
        <w:p w14:paraId="5F9D93D5" w14:textId="77777777" w:rsidR="00FC4F38" w:rsidRPr="001110B6" w:rsidRDefault="00FC4F38" w:rsidP="00832A92">
          <w:pPr>
            <w:pStyle w:val="aff0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комбинации вышеперечисленных параметров.</w:t>
          </w:r>
        </w:p>
        <w:p w14:paraId="3B3D3523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lastRenderedPageBreak/>
            <w:t xml:space="preserve">Названия событий и пользователей могут вводиться вручную либо выбираться из списка. </w:t>
          </w:r>
        </w:p>
        <w:p w14:paraId="362C42A0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загрузке/выгрузке данных в/из систему в журнале аудита необходимо фиксировать имя файла из/в который производилась загрузка/выгрузка, идентификатор ключа электронной подписи, которым подписаны данные, результат проверки электронной подписи.</w:t>
          </w:r>
        </w:p>
        <w:p w14:paraId="5B04D5D5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Должны быть предусмотрены средства АС с удобным пользовательским интерфейсом для просмотра и вывода на печать журнала аудита с фильтрацией по любой комбинации атрибутов регистрации (различным категориям пользователей или событиям, для просмотра могут быть доступны различные его подмножества).</w:t>
          </w:r>
        </w:p>
        <w:p w14:paraId="638C20D2" w14:textId="77777777" w:rsidR="00FC4F38" w:rsidRPr="001110B6" w:rsidRDefault="00FC4F38" w:rsidP="00832A92">
          <w:pPr>
            <w:pStyle w:val="aff0"/>
            <w:numPr>
              <w:ilvl w:val="2"/>
              <w:numId w:val="11"/>
            </w:numPr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 журнале аудита также должны протоколироваться следующие действия администратора системы и события безопасности:</w:t>
          </w:r>
        </w:p>
        <w:p w14:paraId="11D40D55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создание нового пользователя (должны фиксироваться время создания и все атрибуты создаваемого пользователя);</w:t>
          </w:r>
        </w:p>
        <w:p w14:paraId="0F101EB8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назначение пользователю прав доступа к данным и функциям системы, а также изменение прав доступа (должны фиксироваться время события и полная информация по назначаемым или изменяемым правам);</w:t>
          </w:r>
        </w:p>
        <w:p w14:paraId="78772C17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блокирование пользователя (должны фиксироваться время блокирования и все атрибуты блокируемого пользователя);</w:t>
          </w:r>
        </w:p>
        <w:p w14:paraId="0EE377DA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входы/выходы пользователей в/из системы;</w:t>
          </w:r>
        </w:p>
        <w:p w14:paraId="4779A5A9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попытки совершения НСД;</w:t>
          </w:r>
        </w:p>
        <w:p w14:paraId="20D51877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использование специальных полномочий (редактирование информации в базе данных, изменение настроек и т.д.);</w:t>
          </w:r>
        </w:p>
        <w:p w14:paraId="2A185F6E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изменения параметров и системных настроек АБС с указанием старых и новых параметров и настроек;</w:t>
          </w:r>
        </w:p>
        <w:p w14:paraId="0411BC68" w14:textId="77777777" w:rsidR="00FC4F38" w:rsidRPr="001110B6" w:rsidRDefault="00FC4F38" w:rsidP="00832A92">
          <w:pPr>
            <w:pStyle w:val="aff0"/>
            <w:numPr>
              <w:ilvl w:val="0"/>
              <w:numId w:val="25"/>
            </w:numPr>
            <w:tabs>
              <w:tab w:val="num" w:pos="1854"/>
            </w:tabs>
            <w:spacing w:after="0" w:line="360" w:lineRule="auto"/>
            <w:ind w:left="0" w:firstLine="70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отрицательные результаты проверок целостности данных в системе.</w:t>
          </w:r>
        </w:p>
        <w:p w14:paraId="37759329" w14:textId="77777777" w:rsidR="00FC4F38" w:rsidRPr="001110B6" w:rsidRDefault="00FC4F38" w:rsidP="00832A92">
          <w:pPr>
            <w:pStyle w:val="aff0"/>
            <w:spacing w:after="0" w:line="360" w:lineRule="auto"/>
            <w:ind w:firstLine="709"/>
            <w:jc w:val="both"/>
            <w:rPr>
              <w:rFonts w:ascii="Times New Roman" w:hAnsi="Times New Roman" w:cs="Times New Roman"/>
            </w:rPr>
          </w:pPr>
        </w:p>
        <w:p w14:paraId="349B5A45" w14:textId="77777777" w:rsidR="00FC4F38" w:rsidRDefault="00FC4F38" w:rsidP="00832A92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Требования к безопасности контейнеров</w:t>
          </w:r>
        </w:p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993"/>
            <w:gridCol w:w="5497"/>
          </w:tblGrid>
          <w:tr w:rsidR="007E292E" w:rsidRPr="001110B6" w14:paraId="737E66B4" w14:textId="77777777" w:rsidTr="00C655D5">
            <w:trPr>
              <w:trHeight w:val="300"/>
            </w:trPr>
            <w:tc>
              <w:tcPr>
                <w:tcW w:w="0" w:type="auto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47014A62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Общие требования</w:t>
                </w:r>
              </w:p>
            </w:tc>
            <w:tc>
              <w:tcPr>
                <w:tcW w:w="0" w:type="auto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78F6766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Нарушения проверок на соответствие в конфигурации кластеров Kubernetes, а также найденные уязвимости в приложениях уровня Critical и High должны быть устранены в обязательном порядке при наличии способа устранения от вендора до завершения сборки приложения.</w:t>
                </w:r>
              </w:p>
            </w:tc>
          </w:tr>
          <w:tr w:rsidR="007E292E" w:rsidRPr="001110B6" w14:paraId="695AEEE5" w14:textId="77777777" w:rsidTr="00C655D5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336FF80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FF4B1EE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Нарушения и уязвимости уровня Critical и High без способа устранения от вендора, не влияют на процесс сборки и публикации приложений</w:t>
                </w:r>
              </w:p>
            </w:tc>
          </w:tr>
          <w:tr w:rsidR="007E292E" w:rsidRPr="001110B6" w14:paraId="6A3B0DFA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08BB5B5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AC6DDE2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Нарушения и уязвимости уровня Medium и ниже должны исправляться в соответствии с разработанным планом устранения замечаний, согласованным всеми участниками процесса разработки и эксплуатации.</w:t>
                </w:r>
              </w:p>
            </w:tc>
          </w:tr>
          <w:tr w:rsidR="007E292E" w:rsidRPr="001110B6" w14:paraId="40D8757B" w14:textId="77777777" w:rsidTr="00C655D5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69418CB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A880FF2" w14:textId="482BDD6C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Базовые образы программного обеспечения, используемого в сборке приложений, должны подготавливаться с учетом использования безопасных компонентов, и обновляться в соответствии с требованиями данной политики и методики по подготовке базовых образов.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Должны пройти проверки на уязвимости продуктом класса Container security, например, Prisma cloud, Aqua security, NeuVector, StackRox.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Сейчас используется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Trivy</w:t>
                </w:r>
                <w:r w:rsidRPr="001110B6">
                  <w:rPr>
                    <w:rFonts w:ascii="Times New Roman" w:hAnsi="Times New Roman" w:cs="Times New Roman"/>
                  </w:rPr>
                  <w:t> </w:t>
                </w:r>
                <w:r w:rsidRPr="0095506A">
                  <w:rPr>
                    <w:rFonts w:ascii="Times New Roman" w:hAnsi="Times New Roman" w:cs="Times New Roman"/>
                  </w:rPr>
                  <w:t>(</w:t>
                </w:r>
                <w:r w:rsidRPr="001110B6">
                  <w:rPr>
                    <w:rFonts w:ascii="Times New Roman" w:hAnsi="Times New Roman" w:cs="Times New Roman"/>
                  </w:rPr>
                  <w:t>Aqua security</w:t>
                </w:r>
                <w:r w:rsidRPr="0095506A">
                  <w:rPr>
                    <w:rFonts w:ascii="Times New Roman" w:hAnsi="Times New Roman" w:cs="Times New Roman"/>
                  </w:rPr>
                  <w:t>)</w:t>
                </w:r>
              </w:p>
            </w:tc>
          </w:tr>
          <w:tr w:rsidR="007E292E" w:rsidRPr="001110B6" w14:paraId="760FCD8F" w14:textId="77777777" w:rsidTr="00C655D5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4B1FBCDC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B9D2136" w14:textId="15DE3664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процессе сборки и выпуска приложений в среду контейнеризации должны соблюдаться правила по безопасности цепочки поставок.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Должны пройти проверки на уязвимости продуктом класса Container security, например, Prisma cloud, Aqua security,</w:t>
                </w:r>
                <w:r w:rsidR="00955FBF" w:rsidRPr="00D760A3">
                  <w:rPr>
                    <w:rFonts w:ascii="Times New Roman" w:hAnsi="Times New Roman" w:cs="Times New Roman"/>
                  </w:rPr>
                  <w:t xml:space="preserve"> </w:t>
                </w:r>
                <w:r w:rsidRPr="001110B6">
                  <w:rPr>
                    <w:rFonts w:ascii="Times New Roman" w:hAnsi="Times New Roman" w:cs="Times New Roman"/>
                  </w:rPr>
                  <w:t>NeuVector, StackRox.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Сейчас используется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Trivy</w:t>
                </w:r>
                <w:r w:rsidRPr="001110B6">
                  <w:rPr>
                    <w:rFonts w:ascii="Times New Roman" w:hAnsi="Times New Roman" w:cs="Times New Roman"/>
                  </w:rPr>
                  <w:t>. </w:t>
                </w:r>
              </w:p>
            </w:tc>
          </w:tr>
          <w:tr w:rsidR="007E292E" w:rsidRPr="001110B6" w14:paraId="755CA2BD" w14:textId="77777777" w:rsidTr="00C655D5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74DE8F3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2EE91CF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Обеспечить неизменяемость образов приложений, собранных и опубликованных в корпоративном хранилище артефактов</w:t>
                </w:r>
              </w:p>
            </w:tc>
          </w:tr>
          <w:tr w:rsidR="007E292E" w:rsidRPr="001110B6" w14:paraId="39F7952E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DDC261E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Аутентификация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1AF37AD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Запрещена любая анонимная аутентификация при доступе к API приложения, кроме вызова методов API для проверки состояния контейнера</w:t>
                </w:r>
              </w:p>
            </w:tc>
          </w:tr>
          <w:tr w:rsidR="007E292E" w:rsidRPr="001110B6" w14:paraId="47C5E3E4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A22DB6E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648F402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При наличии средств администрирования через пользовательский интерфейс (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web</w:t>
                </w:r>
                <w:r w:rsidRPr="001110B6">
                  <w:rPr>
                    <w:rFonts w:ascii="Times New Roman" w:hAnsi="Times New Roman" w:cs="Times New Roman"/>
                  </w:rPr>
                  <w:t xml:space="preserve">,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application</w:t>
                </w:r>
                <w:r w:rsidRPr="001110B6">
                  <w:rPr>
                    <w:rFonts w:ascii="Times New Roman" w:hAnsi="Times New Roman" w:cs="Times New Roman"/>
                  </w:rPr>
                  <w:t xml:space="preserve">) должна быть реализована аутентификация с использованием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OIDC</w:t>
                </w:r>
                <w:r w:rsidRPr="001110B6">
                  <w:rPr>
                    <w:rFonts w:ascii="Times New Roman" w:hAnsi="Times New Roman" w:cs="Times New Roman"/>
                  </w:rPr>
                  <w:t xml:space="preserve"> или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LDAP</w:t>
                </w:r>
              </w:p>
            </w:tc>
          </w:tr>
          <w:tr w:rsidR="007E292E" w:rsidRPr="001110B6" w14:paraId="5F905CF7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DC482A4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Авторизация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46D474C4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Права должны быть назначены в пространстве имен проекта на основе принципа минимальных привилегий и разделения функций</w:t>
                </w:r>
              </w:p>
            </w:tc>
          </w:tr>
          <w:tr w:rsidR="007E292E" w:rsidRPr="001110B6" w14:paraId="2D74549D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404B60CC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6CD4F9F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среде опытной эксплуатации Разработчику разрешена удаленная отладка приложений</w:t>
                </w:r>
              </w:p>
            </w:tc>
          </w:tr>
          <w:tr w:rsidR="007E292E" w:rsidRPr="001110B6" w14:paraId="6C274E2A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2DEDA4F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A69E949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Запрещено использовать user impersonation (возможность выполнять действия под другими аккаунтами)</w:t>
                </w:r>
              </w:p>
            </w:tc>
          </w:tr>
          <w:tr w:rsidR="007E292E" w:rsidRPr="001110B6" w14:paraId="25BA5E72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AEE8763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BCCAA9E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Предотвратить автомонтирование токена service-account в приложение</w:t>
                </w:r>
              </w:p>
            </w:tc>
          </w:tr>
          <w:tr w:rsidR="007E292E" w:rsidRPr="001110B6" w14:paraId="5738CF1B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9C5F661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A89E591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По умолчанию приложения должны проектироваться и разрабатываться с учетом отсутствия необходимости </w:t>
                </w:r>
                <w:r w:rsidRPr="001110B6">
                  <w:rPr>
                    <w:rFonts w:ascii="Times New Roman" w:hAnsi="Times New Roman" w:cs="Times New Roman"/>
                  </w:rPr>
                  <w:lastRenderedPageBreak/>
                  <w:t>запуска приложений из под root либо с возможностью повышения привилегий</w:t>
                </w:r>
              </w:p>
            </w:tc>
          </w:tr>
          <w:tr w:rsidR="007E292E" w:rsidRPr="001110B6" w14:paraId="068C5123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96E1A12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4FEB0785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приложении включен запрет на повышение привилегий</w:t>
                </w:r>
              </w:p>
            </w:tc>
          </w:tr>
          <w:tr w:rsidR="007E292E" w:rsidRPr="001110B6" w14:paraId="28CDA5E9" w14:textId="77777777" w:rsidTr="00C655D5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0115AB2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Безопасная работа с секретами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4D1343B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Запрещено хранение секретов в исходном коде приложения. Секреты должны передаваться в переменные приложения при запуске в контейнере из Системы управления секретами</w:t>
                </w:r>
              </w:p>
            </w:tc>
          </w:tr>
          <w:tr w:rsidR="007E292E" w:rsidRPr="001110B6" w14:paraId="6BAF630E" w14:textId="77777777" w:rsidTr="00C655D5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4629363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4BD4291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Секреты, используемые в конвейерах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GitLab</w:t>
                </w:r>
                <w:r w:rsidRPr="001110B6">
                  <w:rPr>
                    <w:rFonts w:ascii="Times New Roman" w:hAnsi="Times New Roman" w:cs="Times New Roman"/>
                  </w:rPr>
                  <w:t xml:space="preserve"> разрешено хранить в переменных с типом «секретная», «защитных файлах», настройках сервисных подключений.</w:t>
                </w:r>
              </w:p>
            </w:tc>
          </w:tr>
          <w:tr w:rsidR="007E292E" w:rsidRPr="001110B6" w14:paraId="45DE2E51" w14:textId="77777777" w:rsidTr="00C655D5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277FAA2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Аудит и журналирование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FD6FE15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Просмотр состояния, метрик и журналов работы приложений разработчиками и прочими заинтересованными лицами должен осуществляться при помощи централизованных средств мониторинга и сбора журналов</w:t>
                </w:r>
              </w:p>
            </w:tc>
          </w:tr>
          <w:tr w:rsidR="007E292E" w:rsidRPr="001110B6" w14:paraId="4095884A" w14:textId="77777777" w:rsidTr="00C655D5">
            <w:trPr>
              <w:trHeight w:val="12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7A3A639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Сетевая безопасность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C2CDFE0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Взаимодействие между пространствами имен должно быть ограничено NetworkPolicy в соответствии с принципами минимальных привилегий при помощи Плагина управления CNI, система управления безопасностью среды контейнеризации</w:t>
                </w:r>
              </w:p>
            </w:tc>
          </w:tr>
          <w:tr w:rsidR="007E292E" w:rsidRPr="001110B6" w14:paraId="3E45613D" w14:textId="77777777" w:rsidTr="00C655D5">
            <w:trPr>
              <w:trHeight w:val="796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439A58A6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347A303" w14:textId="77777777" w:rsidR="007E292E" w:rsidRPr="001110B6" w:rsidRDefault="007E292E" w:rsidP="00C655D5">
                <w:pPr>
                  <w:pStyle w:val="aff0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Интерфейсы сервисных компонентов кластера и инструментов инфраструктуры (сервисы мониторинга, сетевых политик, журналирования и т.д.) не должны публиковаться в Интернете</w:t>
                </w:r>
              </w:p>
            </w:tc>
          </w:tr>
          <w:tr w:rsidR="007E292E" w:rsidRPr="001110B6" w14:paraId="4ABFB15E" w14:textId="77777777" w:rsidTr="00C655D5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06B02F04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008555E" w14:textId="77777777" w:rsidR="007E292E" w:rsidRPr="001110B6" w:rsidRDefault="007E292E" w:rsidP="00C655D5">
                <w:pPr>
                  <w:pStyle w:val="aff0"/>
                  <w:tabs>
                    <w:tab w:val="num" w:pos="1854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Работникам внешних организаций для доступа и управления приложениями в кластерах Kubernetes тестовой среды необходимо использовать инструмент командной строки, подключающийся к API Kubernetes при помощи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Teleport</w:t>
                </w:r>
              </w:p>
            </w:tc>
          </w:tr>
          <w:tr w:rsidR="007E292E" w:rsidRPr="001110B6" w14:paraId="53ECC2F9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7044229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Безопасная настройка production среды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96ADEA9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запускайте pod под учетной записью root - UID 0</w:t>
                </w:r>
              </w:p>
            </w:tc>
          </w:tr>
          <w:tr w:rsidR="007E292E" w:rsidRPr="001110B6" w14:paraId="1D983FC6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D00B288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ECDF0B5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Запускать контейнеры только под непривилегированным пользователем</w:t>
                </w:r>
              </w:p>
            </w:tc>
          </w:tr>
          <w:tr w:rsidR="007E292E" w:rsidRPr="001110B6" w14:paraId="032987AB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4D3579B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AD4DCDA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Установить параметр runAsUser для всех приложений</w:t>
                </w:r>
              </w:p>
            </w:tc>
          </w:tr>
          <w:tr w:rsidR="007E292E" w:rsidRPr="001110B6" w14:paraId="2F0396FB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B4650F5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39CBCCC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Установить allowPrivilegeEscalation - false</w:t>
                </w:r>
              </w:p>
            </w:tc>
          </w:tr>
          <w:tr w:rsidR="007E292E" w:rsidRPr="001110B6" w14:paraId="7F14D220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7C3EFDA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2D561C6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запускайте привилегированный pod (privileged: true)</w:t>
                </w:r>
              </w:p>
            </w:tc>
          </w:tr>
          <w:tr w:rsidR="007E292E" w:rsidRPr="001110B6" w14:paraId="723D0AE2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CCE16BA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94AB635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Рекомендуется установить readonlyRootFilesystem - true</w:t>
                </w:r>
              </w:p>
            </w:tc>
          </w:tr>
          <w:tr w:rsidR="007E292E" w:rsidRPr="001110B6" w14:paraId="35B4B463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AD77511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6B2D57C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используйте hostPID и hostIPC</w:t>
                </w:r>
              </w:p>
            </w:tc>
          </w:tr>
          <w:tr w:rsidR="007E292E" w:rsidRPr="001110B6" w14:paraId="66D0A8C4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0791899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0B18F3A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используйте hostNetwork</w:t>
                </w:r>
              </w:p>
            </w:tc>
          </w:tr>
          <w:tr w:rsidR="007E292E" w:rsidRPr="001110B6" w14:paraId="3A72572D" w14:textId="77777777" w:rsidTr="00C655D5">
            <w:trPr>
              <w:trHeight w:val="12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DE75B6A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FAAE725" w14:textId="7C9674FE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используйте небезопасные системные вызовы (sysctl):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kernel.shm *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kernel.msg *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kernel.sem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fs.mqueue.*</w:t>
                </w:r>
              </w:p>
            </w:tc>
          </w:tr>
          <w:tr w:rsidR="007E292E" w:rsidRPr="001110B6" w14:paraId="03E5DFAA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4F871FEE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DE0CB59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используйте hostPath</w:t>
                </w:r>
              </w:p>
            </w:tc>
          </w:tr>
          <w:tr w:rsidR="007E292E" w:rsidRPr="001110B6" w14:paraId="13146D7D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4C2376E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9D5330E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Используйте ограничения ЦП / ОЗУ. Значения должны быть минимальными для работы контейнерного приложения</w:t>
                </w:r>
              </w:p>
            </w:tc>
          </w:tr>
          <w:tr w:rsidR="007E292E" w:rsidRPr="001110B6" w14:paraId="2BAFC392" w14:textId="77777777" w:rsidTr="00C655D5">
            <w:trPr>
              <w:trHeight w:val="28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1B9203E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616971C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Возможности должны быть установлены по принципу наименьших привилегий (отбросить «ВСЕ», после чего перечислены все необходимые функции для работы приложения, при этом запрещено использовать: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CAP_FSETID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CAP_SETUID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CAP_SETGID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CAP_SYS_CHROOT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CAP_SYS_PTRACE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CAP_CHOWN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CAP_NET_RAW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CAP_NET_ADMIN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CAP_SYS_ADMIN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CAP_NET_BIND_SERVICE)</w:t>
                </w:r>
              </w:p>
            </w:tc>
          </w:tr>
          <w:tr w:rsidR="007E292E" w:rsidRPr="001110B6" w14:paraId="108FE6C1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0EE8CF0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AA17EF2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Для контейнеров, не использующих запись данных в файлы, использовать файловую систему в режиме только на чтение</w:t>
                </w:r>
              </w:p>
            </w:tc>
          </w:tr>
          <w:tr w:rsidR="007E292E" w:rsidRPr="001110B6" w14:paraId="5AEAFE8E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B942F9C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EF36808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Монтировать директории или volume’ы в режиме read only, при отсутствии необходимости записи в них</w:t>
                </w:r>
              </w:p>
            </w:tc>
          </w:tr>
          <w:tr w:rsidR="007E292E" w:rsidRPr="001110B6" w14:paraId="7F02D65D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04346CF9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A4548B2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Приложение должно иметь профиль seccomp, apparmor или selinux в соответствии с принципами минимальных привилегий</w:t>
                </w:r>
              </w:p>
            </w:tc>
          </w:tr>
          <w:tr w:rsidR="007E292E" w:rsidRPr="001110B6" w14:paraId="247ED7BC" w14:textId="77777777" w:rsidTr="00C655D5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AE697BC" w14:textId="77777777" w:rsidR="007E292E" w:rsidRPr="001110B6" w:rsidRDefault="007E292E" w:rsidP="00C655D5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B57DB24" w14:textId="77777777" w:rsidR="007E292E" w:rsidRPr="001110B6" w:rsidRDefault="007E292E" w:rsidP="00C655D5">
                <w:pPr>
                  <w:pStyle w:val="aff0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На master-нодах кластера должны запускаться только контейнеры с компонентами самого кластера</w:t>
                </w:r>
              </w:p>
            </w:tc>
          </w:tr>
        </w:tbl>
        <w:p w14:paraId="5FE07DBA" w14:textId="77777777" w:rsidR="007E292E" w:rsidRPr="0095506A" w:rsidRDefault="007E292E" w:rsidP="0095506A">
          <w:pPr>
            <w:spacing w:after="160" w:line="259" w:lineRule="auto"/>
            <w:jc w:val="both"/>
            <w:rPr>
              <w:b/>
              <w:bCs/>
            </w:rPr>
          </w:pPr>
        </w:p>
        <w:p w14:paraId="733B7E29" w14:textId="77777777" w:rsidR="007E292E" w:rsidRPr="00872265" w:rsidRDefault="007E292E" w:rsidP="00832A92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872265">
            <w:rPr>
              <w:b/>
              <w:bCs/>
              <w:sz w:val="22"/>
              <w:szCs w:val="22"/>
            </w:rPr>
            <w:t>Web-приложения</w:t>
          </w:r>
        </w:p>
        <w:p w14:paraId="05EE515B" w14:textId="736D8595" w:rsidR="007E292E" w:rsidRPr="00872265" w:rsidRDefault="007E292E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872265">
            <w:rPr>
              <w:rFonts w:eastAsia="Times New Roman"/>
              <w:sz w:val="22"/>
              <w:szCs w:val="22"/>
            </w:rPr>
            <w:t>Автоматизированная система, построенная на основе Web-технологий, должна быть защищена от наиболее распространенных типов атак на данный класс приложений:</w:t>
          </w:r>
        </w:p>
        <w:p w14:paraId="22B3C4E3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Сбой механизмов контроля доступа (Broken Access Control);</w:t>
          </w:r>
        </w:p>
        <w:p w14:paraId="6594EE1D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lastRenderedPageBreak/>
            <w:t>Ошибки в криптографии (Cryptographic Failures);</w:t>
          </w:r>
        </w:p>
        <w:p w14:paraId="1D7FAA79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Инъекции (Injection), включая XSS, SQL-инъекции, внедрение команд ОС, внедрение выражений XPath и XQuery и т.д.;</w:t>
          </w:r>
        </w:p>
        <w:p w14:paraId="45BBB8ED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Небезопасный дизайн (Insecure Design);</w:t>
          </w:r>
        </w:p>
        <w:p w14:paraId="4DB23530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Недостатки конфигурации (Security Misconfiguration);</w:t>
          </w:r>
        </w:p>
        <w:p w14:paraId="48AF4B27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  <w:lang w:val="en-US"/>
            </w:rPr>
          </w:pPr>
          <w:r w:rsidRPr="001110B6">
            <w:rPr>
              <w:sz w:val="22"/>
              <w:szCs w:val="22"/>
            </w:rPr>
            <w:t>Уязвимые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устаревшие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компоненты</w:t>
          </w:r>
          <w:r w:rsidRPr="001110B6">
            <w:rPr>
              <w:sz w:val="22"/>
              <w:szCs w:val="22"/>
              <w:lang w:val="en-US"/>
            </w:rPr>
            <w:t xml:space="preserve"> (Vulnerable and Outdated Components);</w:t>
          </w:r>
        </w:p>
        <w:p w14:paraId="07E2F369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  <w:lang w:val="en-US"/>
            </w:rPr>
          </w:pPr>
          <w:r w:rsidRPr="001110B6">
            <w:rPr>
              <w:sz w:val="22"/>
              <w:szCs w:val="22"/>
            </w:rPr>
            <w:t>Ошибки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в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обеспечении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идентификации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аутентификации</w:t>
          </w:r>
          <w:r w:rsidRPr="001110B6">
            <w:rPr>
              <w:sz w:val="22"/>
              <w:szCs w:val="22"/>
              <w:lang w:val="en-US"/>
            </w:rPr>
            <w:t xml:space="preserve"> (Identification and Authentication Failures);</w:t>
          </w:r>
        </w:p>
        <w:p w14:paraId="28A0A743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Ошибки в обеспечении целостности ПО и данных (</w:t>
          </w:r>
          <w:r w:rsidRPr="001110B6">
            <w:rPr>
              <w:sz w:val="22"/>
              <w:szCs w:val="22"/>
              <w:lang w:val="en-US"/>
            </w:rPr>
            <w:t>Software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and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Data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Integrity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Failures</w:t>
          </w:r>
          <w:r w:rsidRPr="001110B6">
            <w:rPr>
              <w:sz w:val="22"/>
              <w:szCs w:val="22"/>
            </w:rPr>
            <w:t>);</w:t>
          </w:r>
        </w:p>
        <w:p w14:paraId="363D7DF2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Ошибки в обеспечении логирования и мониторинга безопасности (Security Logging and Monitoring Failures);</w:t>
          </w:r>
        </w:p>
        <w:p w14:paraId="70158720" w14:textId="77777777" w:rsidR="007E292E" w:rsidRPr="001110B6" w:rsidRDefault="007E292E" w:rsidP="00832A92">
          <w:pPr>
            <w:pStyle w:val="a3"/>
            <w:numPr>
              <w:ilvl w:val="0"/>
              <w:numId w:val="18"/>
            </w:numPr>
            <w:shd w:val="clear" w:color="auto" w:fill="FFFFFF"/>
            <w:spacing w:line="360" w:lineRule="auto"/>
            <w:ind w:left="0" w:firstLine="709"/>
            <w:contextualSpacing w:val="0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Подделка запросов на стороне сервера (Server-Side Request Forgery).</w:t>
          </w:r>
        </w:p>
        <w:p w14:paraId="0EDC1A6A" w14:textId="45638432" w:rsidR="007E292E" w:rsidRPr="001216C4" w:rsidRDefault="007E292E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216C4">
            <w:rPr>
              <w:sz w:val="22"/>
              <w:szCs w:val="22"/>
            </w:rPr>
            <w:t>В качестве гайдлайна необходимо использовать стандарт OWASP ASVS, ориентироваться необходимо на уровень LVL1 + LVL2.</w:t>
          </w:r>
        </w:p>
        <w:p w14:paraId="50821B7B" w14:textId="77777777" w:rsidR="00FC4F38" w:rsidRPr="001216C4" w:rsidRDefault="00FC4F38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</w:p>
        <w:p w14:paraId="7238965B" w14:textId="3D48C504" w:rsidR="00955FBF" w:rsidRPr="001216C4" w:rsidRDefault="00FC4F38" w:rsidP="00872265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  <w:lang w:val="en-US"/>
            </w:rPr>
          </w:pPr>
          <w:r w:rsidRPr="001216C4">
            <w:rPr>
              <w:rFonts w:eastAsia="Times New Roman"/>
              <w:b/>
              <w:bCs/>
              <w:vanish/>
              <w:sz w:val="22"/>
              <w:szCs w:val="22"/>
            </w:rPr>
            <w:t xml:space="preserve"> ИИ приложения</w:t>
          </w:r>
        </w:p>
        <w:p w14:paraId="6FF80389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Доступ к внутренним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LLM</w:t>
          </w:r>
          <w:r w:rsidRPr="001216C4">
            <w:rPr>
              <w:rFonts w:eastAsia="Times New Roman"/>
              <w:sz w:val="22"/>
              <w:szCs w:val="22"/>
            </w:rPr>
            <w:t>-интерфейсам должен быть ограничен и логироваться (при логировании нужно исключить попадание конфиденциальной информации).</w:t>
          </w:r>
        </w:p>
        <w:p w14:paraId="18AC819A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Модели, имеющие доступ к конфиденциальной информации, должны быть защищены от атак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promt</w:t>
          </w:r>
          <w:r w:rsidRPr="001216C4">
            <w:rPr>
              <w:rFonts w:eastAsia="Times New Roman"/>
              <w:sz w:val="22"/>
              <w:szCs w:val="22"/>
            </w:rPr>
            <w:t>-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injection</w:t>
          </w:r>
          <w:r w:rsidRPr="001216C4">
            <w:rPr>
              <w:rFonts w:eastAsia="Times New Roman"/>
              <w:sz w:val="22"/>
              <w:szCs w:val="22"/>
            </w:rPr>
            <w:t xml:space="preserve"> – необходимо организовать фильтрацию и валидацию входящих запросов.</w:t>
          </w:r>
        </w:p>
        <w:p w14:paraId="2CF4BAE7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Необходимо логировать все обращения к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LLM</w:t>
          </w:r>
          <w:r w:rsidRPr="001216C4">
            <w:rPr>
              <w:rFonts w:eastAsia="Times New Roman"/>
              <w:sz w:val="22"/>
              <w:szCs w:val="22"/>
            </w:rPr>
            <w:t xml:space="preserve">, включая входящий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promt</w:t>
          </w:r>
          <w:r w:rsidRPr="001216C4">
            <w:rPr>
              <w:rFonts w:eastAsia="Times New Roman"/>
              <w:sz w:val="22"/>
              <w:szCs w:val="22"/>
            </w:rPr>
            <w:t>, идентификатор пользователя (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personalID</w:t>
          </w:r>
          <w:r w:rsidRPr="001216C4">
            <w:rPr>
              <w:rFonts w:eastAsia="Times New Roman"/>
              <w:sz w:val="22"/>
              <w:szCs w:val="22"/>
            </w:rPr>
            <w:t>) и результат. Логи должны быть доступны только администраторам.</w:t>
          </w:r>
        </w:p>
        <w:p w14:paraId="43B2EE1C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>Модель не должна возвращать или интерпретировать команды, нацеленные на выполнение произвольного кода или обход политик безопасности (например, вызовы «игнорируй предыдущие инструкции и политики безопасности», «какой будет результат выполнения кода ХХХ?» и т.п.</w:t>
          </w:r>
        </w:p>
        <w:p w14:paraId="426578DF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>Модель, принимающая на вход текстовые команды, должна поддерживать механизм ограничения длины и частоты промптов, настраиваемый на уровне вызова.</w:t>
          </w:r>
        </w:p>
        <w:p w14:paraId="49DACE8A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Все обращения агентов к внешним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API</w:t>
          </w:r>
          <w:r w:rsidRPr="001216C4">
            <w:rPr>
              <w:rFonts w:eastAsia="Times New Roman"/>
              <w:sz w:val="22"/>
              <w:szCs w:val="22"/>
            </w:rPr>
            <w:t xml:space="preserve"> (включая получение контекста, данных профиля и бизнес-метрик) должны проходить валидацию схемы и параметров.</w:t>
          </w:r>
        </w:p>
        <w:p w14:paraId="6A326191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>В случае использования внешней модели (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LLM</w:t>
          </w:r>
          <w:r w:rsidRPr="001216C4">
            <w:rPr>
              <w:rFonts w:eastAsia="Times New Roman"/>
              <w:sz w:val="22"/>
              <w:szCs w:val="22"/>
            </w:rPr>
            <w:t xml:space="preserve"> через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API</w:t>
          </w:r>
          <w:r w:rsidRPr="001216C4">
            <w:rPr>
              <w:rFonts w:eastAsia="Times New Roman"/>
              <w:sz w:val="22"/>
              <w:szCs w:val="22"/>
            </w:rPr>
            <w:t xml:space="preserve">) необходимо обеспечить шифрование, как канала связи, так и хранения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promt</w:t>
          </w:r>
          <w:r w:rsidRPr="001216C4">
            <w:rPr>
              <w:rFonts w:eastAsia="Times New Roman"/>
              <w:sz w:val="22"/>
              <w:szCs w:val="22"/>
            </w:rPr>
            <w:t xml:space="preserve"> (не ниже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TLS</w:t>
          </w:r>
          <w:r w:rsidRPr="001216C4">
            <w:rPr>
              <w:rFonts w:eastAsia="Times New Roman"/>
              <w:sz w:val="22"/>
              <w:szCs w:val="22"/>
            </w:rPr>
            <w:t xml:space="preserve"> 1.2).</w:t>
          </w:r>
        </w:p>
        <w:p w14:paraId="29D5E4EC" w14:textId="77777777" w:rsidR="00CC5F67" w:rsidRPr="00305236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</w:rPr>
          </w:pPr>
          <w:r w:rsidRPr="001216C4">
            <w:rPr>
              <w:rFonts w:eastAsia="Times New Roman"/>
              <w:sz w:val="22"/>
              <w:szCs w:val="22"/>
            </w:rPr>
            <w:lastRenderedPageBreak/>
            <w:t>При генерации кода модель не должна иметь возможность выполнять его напрямую. Должен быть только вывод в виде текста.</w:t>
          </w:r>
        </w:p>
        <w:p w14:paraId="0DBC0522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При возникновении ошибок выполнения запросов, необходимо логировать «запрос-ответ» и метаданные, но с маскированием пользовательских данных </w:t>
          </w:r>
        </w:p>
        <w:p w14:paraId="011DA333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Каждое обращение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AI</w:t>
          </w:r>
          <w:r w:rsidRPr="001216C4">
            <w:rPr>
              <w:rFonts w:eastAsia="Times New Roman"/>
              <w:sz w:val="22"/>
              <w:szCs w:val="22"/>
            </w:rPr>
            <w:t>-агента должно сопровождаться уникальным идентификатором запроса, отслеживаемый на протяжении обработки и ответа.</w:t>
          </w:r>
        </w:p>
        <w:p w14:paraId="690A97B1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Архитектура сервиса должна предусматривать разрыв связи с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AI</w:t>
          </w:r>
          <w:r w:rsidRPr="001216C4">
            <w:rPr>
              <w:rFonts w:eastAsia="Times New Roman"/>
              <w:sz w:val="22"/>
              <w:szCs w:val="22"/>
            </w:rPr>
            <w:t>-агентом, в случае выявления аномалий (запрос пользователя не прошел валидацию и т.п.).</w:t>
          </w:r>
        </w:p>
        <w:p w14:paraId="566A5C09" w14:textId="77777777" w:rsidR="00CC5F67" w:rsidRPr="001216C4" w:rsidRDefault="00CC5F67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216C4">
            <w:rPr>
              <w:rFonts w:eastAsia="Times New Roman"/>
              <w:sz w:val="22"/>
              <w:szCs w:val="22"/>
            </w:rPr>
            <w:t xml:space="preserve">Все взаимодействия с </w:t>
          </w:r>
          <w:r w:rsidRPr="001216C4">
            <w:rPr>
              <w:rFonts w:eastAsia="Times New Roman"/>
              <w:sz w:val="22"/>
              <w:szCs w:val="22"/>
              <w:lang w:val="en-US"/>
            </w:rPr>
            <w:t>LLM</w:t>
          </w:r>
          <w:r w:rsidRPr="001216C4">
            <w:rPr>
              <w:rFonts w:eastAsia="Times New Roman"/>
              <w:sz w:val="22"/>
              <w:szCs w:val="22"/>
            </w:rPr>
            <w:t xml:space="preserve"> должны иметь время жизни сессии.</w:t>
          </w:r>
        </w:p>
        <w:p w14:paraId="40F4A895" w14:textId="77777777" w:rsidR="00CC5F67" w:rsidRDefault="00CC5F67" w:rsidP="00832A92">
          <w:pPr>
            <w:pStyle w:val="a3"/>
            <w:spacing w:line="360" w:lineRule="auto"/>
            <w:ind w:left="0" w:firstLine="709"/>
            <w:contextualSpacing w:val="0"/>
            <w:jc w:val="both"/>
            <w:rPr>
              <w:rFonts w:eastAsia="Times New Roman"/>
            </w:rPr>
          </w:pPr>
        </w:p>
        <w:p w14:paraId="518B7200" w14:textId="2BBB11EE" w:rsidR="00955FBF" w:rsidRPr="00C655D5" w:rsidRDefault="00CC5F67" w:rsidP="00872265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</w:rPr>
          </w:pPr>
          <w:r w:rsidRPr="001110B6">
            <w:rPr>
              <w:b/>
              <w:bCs/>
              <w:sz w:val="22"/>
              <w:szCs w:val="22"/>
            </w:rPr>
            <w:t>Общие требования к AI-агентам и мультиагентным системам</w:t>
          </w:r>
        </w:p>
        <w:p w14:paraId="5E0E32A1" w14:textId="55E58AE9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AI-агентам разрешено использовать в промышленной среде только Модели, предоставляемые платформой GigaPlatform.</w:t>
          </w:r>
        </w:p>
        <w:p w14:paraId="61B94046" w14:textId="174C87EC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 xml:space="preserve">В средах разработки и тестирования разрешено использовать только Модели, одобренные к использованию подразделением компании, ответственным за кибербезопасность. </w:t>
          </w:r>
        </w:p>
        <w:p w14:paraId="1AE3ABF4" w14:textId="4CB90DDB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AI-агент должен позволять смену Модели путём конфигурирования без изменения исходного кода самого AI-агента</w:t>
          </w:r>
        </w:p>
        <w:p w14:paraId="2B48600C" w14:textId="74770C4C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каждой используемой версии агента, необходимо определить шаблоны промптов, адаптированные под конкретную используемую Модель</w:t>
          </w:r>
        </w:p>
        <w:p w14:paraId="12996CE0" w14:textId="390D624D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Долговременная память агента (Long term memory) должна храниться в персистентном хранилище</w:t>
          </w:r>
        </w:p>
        <w:p w14:paraId="22F28FEA" w14:textId="2D75F9FA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AI-агент должен поддерживать функцию генерации объяснения решений моделью</w:t>
          </w:r>
        </w:p>
        <w:p w14:paraId="4E87C2DF" w14:textId="1EAF8C90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Разрабатываемые и внедряемые AI-агенты, должны быть реализованы в соответствии с целевым технологическим стеком, принятым в компании</w:t>
          </w:r>
        </w:p>
        <w:p w14:paraId="494BCE10" w14:textId="4B8EA06E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AI-агента должны быть задокументированы целевые сценарии его использования</w:t>
          </w:r>
        </w:p>
        <w:p w14:paraId="7C2D089C" w14:textId="7ADF963D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AI-агента должны быть определены и зафиксированы все инструменты (tools) и иные AI-агенты, которые он может использовать</w:t>
          </w:r>
        </w:p>
        <w:p w14:paraId="66B04FD7" w14:textId="6B50216E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Источники наборов данных для обучения, дообучения моделей должны быть задокументированы</w:t>
          </w:r>
        </w:p>
        <w:p w14:paraId="14F3DF06" w14:textId="6D961569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Источники наборов данных для создания RAG должны быть задокументированы</w:t>
          </w:r>
        </w:p>
        <w:p w14:paraId="75B7F0F4" w14:textId="4F4ED034" w:rsidR="00CD2623" w:rsidRPr="008F2FB5" w:rsidRDefault="00CD2623" w:rsidP="008F2FB5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</w:rPr>
          </w:pPr>
          <w:r w:rsidRPr="008F2FB5">
            <w:rPr>
              <w:rFonts w:eastAsia="Times New Roman"/>
              <w:vanish/>
              <w:sz w:val="22"/>
              <w:szCs w:val="22"/>
            </w:rPr>
            <w:t>В AI-агенте, использующим RAG, необходима реализация механизма проверки самосогласованности (self-consistency check) - проверки того факта, что возвращённый Моделью ответ не противоречит информации, извлеченной из RAG для уменьшения вероятности галлюцинаций</w:t>
          </w:r>
        </w:p>
        <w:p w14:paraId="55AD7568" w14:textId="636E0F87" w:rsidR="00CD2623" w:rsidRPr="00872265" w:rsidRDefault="00CD2623" w:rsidP="00832A92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b/>
              <w:bCs/>
              <w:vanish/>
              <w:sz w:val="22"/>
              <w:szCs w:val="22"/>
            </w:rPr>
          </w:pPr>
          <w:r w:rsidRPr="00872265">
            <w:rPr>
              <w:rFonts w:eastAsia="Times New Roman"/>
              <w:b/>
              <w:bCs/>
              <w:vanish/>
              <w:sz w:val="22"/>
              <w:szCs w:val="22"/>
            </w:rPr>
            <w:lastRenderedPageBreak/>
            <w:t>Требования по обеспечению безопасности и надёжности</w:t>
          </w:r>
        </w:p>
        <w:p w14:paraId="34E0895F" w14:textId="7CBD9347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>
            <w:rPr>
              <w:rFonts w:eastAsia="Times New Roman"/>
              <w:vanish/>
              <w:sz w:val="22"/>
              <w:szCs w:val="22"/>
              <w:lang w:val="en-US"/>
            </w:rPr>
            <w:t>A</w:t>
          </w:r>
          <w:r w:rsidRPr="00CD2623">
            <w:rPr>
              <w:rFonts w:eastAsia="Times New Roman"/>
              <w:vanish/>
              <w:sz w:val="22"/>
              <w:szCs w:val="22"/>
            </w:rPr>
            <w:t xml:space="preserve">I-агенты используемые на территории РФ, должны соответствовать требованиям к хранению, обработке и трансграничной передаче персональных данных, определенным регуляторами РФ. Для компаний, ведущих свою деятельность на территории других государств, необходимо руководствоваться требованиями регуляторов этих государств. </w:t>
          </w:r>
        </w:p>
        <w:p w14:paraId="2502E325" w14:textId="34AE89E7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Передача внешним провайдерам услуг AI персональных и конфиденциальных данных организации без возможности контроля и защиты запрещена</w:t>
          </w:r>
        </w:p>
        <w:p w14:paraId="7AD0CFEA" w14:textId="48728725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AI-агентов должны быть реализованы защитные механизмы (Guardrails):</w:t>
          </w:r>
        </w:p>
        <w:p w14:paraId="37C53D2B" w14:textId="3C9AA4A9" w:rsidR="00CD2623" w:rsidRPr="00CD2623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Классификатор релевантности - отклоняет промпты не по теме</w:t>
          </w:r>
        </w:p>
        <w:p w14:paraId="1BF0CB99" w14:textId="77777777" w:rsidR="007B2FF2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Фильтр безопасности - защищает от инъекций в промпты</w:t>
          </w:r>
        </w:p>
        <w:p w14:paraId="4986F804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Модерация - фильтрует токсичный контент</w:t>
          </w:r>
        </w:p>
        <w:p w14:paraId="05647D58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Управление рисками - идентификация и минимизация потенциальных рисков, связанных с использованием AI, включая механизмы для быстрого реагирования на инциденты</w:t>
          </w:r>
        </w:p>
        <w:p w14:paraId="1309F08D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Ограничения по длине промптов и контента</w:t>
          </w:r>
        </w:p>
        <w:p w14:paraId="4FB8B598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Валидация ответа — проверка соответствия теме, тону общения</w:t>
          </w:r>
        </w:p>
        <w:p w14:paraId="72C5F6EC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Ограничение нагрузки (запросов пользователей)</w:t>
          </w:r>
        </w:p>
        <w:p w14:paraId="515AC093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Проверка запросов к AI-агенту на соответствие цели AI-агента</w:t>
          </w:r>
        </w:p>
        <w:p w14:paraId="71EC8178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Фильтр ПД - проверяет на утечку персональных данных</w:t>
          </w:r>
        </w:p>
        <w:p w14:paraId="08F47239" w14:textId="026B857B" w:rsidR="00CD2623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Контроль структуры и форматов вызовов инструментов (tools) из AI-агента</w:t>
          </w:r>
        </w:p>
        <w:p w14:paraId="753AAC68" w14:textId="30E0EE25" w:rsidR="007B2FF2" w:rsidRPr="001216C4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Необходимо обеспечить</w:t>
          </w:r>
          <w:r w:rsidR="007B2FF2" w:rsidRPr="001216C4">
            <w:rPr>
              <w:rFonts w:eastAsia="Times New Roman"/>
              <w:vanish/>
              <w:sz w:val="22"/>
              <w:szCs w:val="22"/>
              <w:lang w:val="en-US"/>
            </w:rPr>
            <w:t>:</w:t>
          </w:r>
        </w:p>
        <w:p w14:paraId="3F4C7C6D" w14:textId="77777777" w:rsidR="007B2FF2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Контроль доступа к данным, используемым для обучения, дообучения моделей и создания RAG, расположенным на ресурсах в ИТ-ландшафте компании</w:t>
          </w:r>
        </w:p>
        <w:p w14:paraId="5BF09871" w14:textId="6E3D4351" w:rsidR="00CD2623" w:rsidRPr="001216C4" w:rsidRDefault="00CD2623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Целостность хранимых данных, используемых для обучения, дообучения моделей и создания RAG, расположенных на ресурсах в ИТ-ландшафте компании</w:t>
          </w:r>
        </w:p>
        <w:p w14:paraId="3815132C" w14:textId="1B87B29A" w:rsidR="00CD2623" w:rsidRPr="001216C4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В AI-агенте необходима реализация механизма изоляции сессий взаимодействия с пользователями и другими агентами, включая разделение контекстов и памяти</w:t>
          </w:r>
        </w:p>
        <w:p w14:paraId="1B8D5CF2" w14:textId="4D82A0C5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Привилегии AI-агента должны быть минимально достаточными в контексте операции</w:t>
          </w:r>
        </w:p>
        <w:p w14:paraId="19338137" w14:textId="3D89329B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AI-агентам запрещается исполнение операций без использования специализированных инструментов (tools) и\или задекларированных функций. Для AI-агентов разрешено исполнение созданного Моделью кода в специализированной безопасной среде исполнения.</w:t>
          </w:r>
        </w:p>
        <w:p w14:paraId="67F0D187" w14:textId="617EAB6F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 xml:space="preserve">AI-агентам запрещается раскрывать пользователям информацию о своем внутреннем устройстве, в том числе алгоритмах работы, используемых инструментах (tools), привилегиях AI-агенту запрещено самостоятельно производить аутентификацию пользователя. Аутентификация </w:t>
          </w:r>
          <w:r w:rsidRPr="00CD2623">
            <w:rPr>
              <w:rFonts w:eastAsia="Times New Roman"/>
              <w:vanish/>
              <w:sz w:val="22"/>
              <w:szCs w:val="22"/>
            </w:rPr>
            <w:lastRenderedPageBreak/>
            <w:t>должна осуществляться с использованием целевых систем или сервисов, а также стандартных поставщиков идентификации (Identity Providers).</w:t>
          </w:r>
        </w:p>
        <w:p w14:paraId="1CA30AE0" w14:textId="472AA9BB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Необходимо реализовать механизм защиты от просмотра и редактирования пользователем системного промпта AI-агента</w:t>
          </w:r>
        </w:p>
        <w:p w14:paraId="35E4FD41" w14:textId="51946EB6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чувствительных операций необходимо применение ручного подтверждения выполнения операции</w:t>
          </w:r>
        </w:p>
        <w:p w14:paraId="2CD48433" w14:textId="6763F3BD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Необходимо хранить лог действий, произведенных AI-агентом, в целях обеспечения возможности их отмены</w:t>
          </w:r>
        </w:p>
        <w:p w14:paraId="6FE06D58" w14:textId="4F6B3263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Для каждого выполняемого AI-агентом интеграционного взаимодействия (входящий вызов API агента, вызовы tools и Модели) необходима сквозная трассировка операции с использованием устойчивого к коллизиям идентификатора</w:t>
          </w:r>
        </w:p>
        <w:p w14:paraId="0FCFBA7D" w14:textId="453FBC74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AI-агент должен иметь уникальную идентификацию. Уникальный идентификатор аге</w:t>
          </w:r>
          <w:r w:rsidR="007B2FF2">
            <w:rPr>
              <w:rFonts w:eastAsia="Times New Roman"/>
              <w:vanish/>
              <w:sz w:val="22"/>
              <w:szCs w:val="22"/>
            </w:rPr>
            <w:t>н</w:t>
          </w:r>
          <w:r w:rsidRPr="00CD2623">
            <w:rPr>
              <w:rFonts w:eastAsia="Times New Roman"/>
              <w:vanish/>
              <w:sz w:val="22"/>
              <w:szCs w:val="22"/>
            </w:rPr>
            <w:t>та должен передаваться в исходящих запросах AI-Агента</w:t>
          </w:r>
        </w:p>
        <w:p w14:paraId="2F320815" w14:textId="736ADAF7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Должна быть обеспечена возможность сохранения полных запросов к AI-агенту и ответов AI-агента.</w:t>
          </w:r>
        </w:p>
        <w:p w14:paraId="2D6CC9B9" w14:textId="66CA0814" w:rsidR="00CD2623" w:rsidRPr="00CD2623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Необходимо наличие механизма проверки работоспособности AI-агентов</w:t>
          </w:r>
        </w:p>
        <w:p w14:paraId="7E2A837E" w14:textId="28A14AB4" w:rsidR="00117E06" w:rsidRPr="0095506A" w:rsidRDefault="00CD2623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CD2623">
            <w:rPr>
              <w:rFonts w:eastAsia="Times New Roman"/>
              <w:vanish/>
              <w:sz w:val="22"/>
              <w:szCs w:val="22"/>
            </w:rPr>
            <w:t>Необходимо наличие механизма проверки доступности AI-агентов</w:t>
          </w:r>
          <w:r w:rsidR="00117E06" w:rsidRPr="00C655D5">
            <w:rPr>
              <w:rFonts w:eastAsia="Times New Roman"/>
              <w:vanish/>
              <w:sz w:val="22"/>
              <w:szCs w:val="22"/>
            </w:rPr>
            <w:br/>
          </w:r>
        </w:p>
        <w:p w14:paraId="12E5ED1A" w14:textId="014D1B7A" w:rsidR="00117E06" w:rsidRPr="001216C4" w:rsidRDefault="00117E06" w:rsidP="00832A92">
          <w:pPr>
            <w:pStyle w:val="a3"/>
            <w:numPr>
              <w:ilvl w:val="0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b/>
              <w:bCs/>
              <w:vanish/>
              <w:sz w:val="22"/>
              <w:szCs w:val="22"/>
            </w:rPr>
          </w:pPr>
          <w:r w:rsidRPr="001216C4">
            <w:rPr>
              <w:rFonts w:eastAsia="Times New Roman"/>
              <w:b/>
              <w:bCs/>
              <w:vanish/>
              <w:sz w:val="22"/>
              <w:szCs w:val="22"/>
            </w:rPr>
            <w:t>Требования по взаимодействию со Средой исполнения</w:t>
          </w:r>
        </w:p>
        <w:p w14:paraId="74D0643E" w14:textId="6EAB3646" w:rsidR="00117E06" w:rsidRPr="001216C4" w:rsidRDefault="00117E06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Для среды исполнения AI-агент должен предоставлять следующую информацию:</w:t>
          </w:r>
        </w:p>
        <w:p w14:paraId="713658E6" w14:textId="77777777" w:rsidR="00117E06" w:rsidRPr="001216C4" w:rsidRDefault="00117E06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Функциональность AI-агента</w:t>
          </w:r>
        </w:p>
        <w:p w14:paraId="6E7CDB69" w14:textId="77777777" w:rsidR="00117E06" w:rsidRPr="001216C4" w:rsidRDefault="00117E06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Ресурсы, требуемые для исполнения AI-агента</w:t>
          </w:r>
        </w:p>
        <w:p w14:paraId="6B1AE784" w14:textId="0903B67F" w:rsidR="00117E06" w:rsidRPr="001216C4" w:rsidRDefault="00117E06" w:rsidP="00832A92">
          <w:pPr>
            <w:pStyle w:val="a3"/>
            <w:numPr>
              <w:ilvl w:val="0"/>
              <w:numId w:val="59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Права на доступ к ресурсам, требуемым для исполнения AI-агентам</w:t>
          </w:r>
        </w:p>
        <w:p w14:paraId="02309749" w14:textId="7827C17D" w:rsidR="00117E06" w:rsidRPr="001216C4" w:rsidRDefault="00117E06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Любое взаимодействие AI-агента с внешней средой должно осуществляться путем использования функций, предоставляемых Средой исполнения AI-агентов</w:t>
          </w:r>
        </w:p>
        <w:p w14:paraId="1D288764" w14:textId="2B5E3E65" w:rsidR="00117E06" w:rsidRPr="001216C4" w:rsidRDefault="00117E06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  <w:jc w:val="both"/>
            <w:rPr>
              <w:rFonts w:eastAsia="Times New Roman"/>
              <w:vanish/>
              <w:sz w:val="22"/>
              <w:szCs w:val="22"/>
            </w:rPr>
          </w:pPr>
          <w:r w:rsidRPr="001216C4">
            <w:rPr>
              <w:rFonts w:eastAsia="Times New Roman"/>
              <w:vanish/>
              <w:sz w:val="22"/>
              <w:szCs w:val="22"/>
            </w:rPr>
            <w:t>AI-агент должен иметь механизм передачи Среде исполнения AI-агентов значений метрик оперативного мониторинга и событий журналирования действий AI-агентов. Список метрик и событий журналирования действий определяется Средой Исполнения AI-агентов</w:t>
          </w:r>
        </w:p>
        <w:p w14:paraId="63DCD3AB" w14:textId="669DB8D8" w:rsidR="00FC4F38" w:rsidRPr="001110B6" w:rsidRDefault="0095506A" w:rsidP="00832A92">
          <w:pPr>
            <w:pStyle w:val="a3"/>
            <w:numPr>
              <w:ilvl w:val="1"/>
              <w:numId w:val="11"/>
            </w:numPr>
            <w:spacing w:line="360" w:lineRule="auto"/>
            <w:ind w:left="0" w:firstLine="709"/>
            <w:contextualSpacing w:val="0"/>
          </w:pPr>
          <w:r w:rsidRPr="001216C4">
            <w:rPr>
              <w:rFonts w:eastAsia="Times New Roman"/>
              <w:vanish/>
              <w:sz w:val="22"/>
              <w:szCs w:val="22"/>
            </w:rPr>
            <w:t>Для AI-агентов должна быть определена статусная модель, определяющая статус исполнения AI-агентов в Среде исполнения AI-агентов</w:t>
          </w:r>
        </w:p>
      </w:sdtContent>
    </w:sdt>
    <w:tbl>
      <w:tblPr>
        <w:tblW w:w="137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9"/>
        <w:gridCol w:w="4674"/>
        <w:gridCol w:w="4674"/>
      </w:tblGrid>
      <w:tr w:rsidR="00FC4F38" w:rsidRPr="001110B6" w14:paraId="7F7176B5" w14:textId="77777777" w:rsidTr="00C655D5">
        <w:trPr>
          <w:trHeight w:val="2059"/>
        </w:trPr>
        <w:tc>
          <w:tcPr>
            <w:tcW w:w="4399" w:type="dxa"/>
          </w:tcPr>
          <w:p w14:paraId="48AED390" w14:textId="77777777" w:rsidR="005917E5" w:rsidRPr="00C655D5" w:rsidRDefault="005917E5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  <w:p w14:paraId="07C882B7" w14:textId="527E0C68" w:rsidR="00FC4F38" w:rsidRPr="001110B6" w:rsidRDefault="00FC4F38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324B6D70" w14:textId="77777777" w:rsidR="00FC4F38" w:rsidRPr="001110B6" w:rsidRDefault="00FC4F38" w:rsidP="00C655D5">
            <w:pP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Благотворительный фонд «Вклад в будущее»</w:t>
            </w:r>
          </w:p>
          <w:p w14:paraId="12B23C0E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5AB69ACF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2A5DDA1B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__________________ / П. Г. Положевец /</w:t>
            </w:r>
          </w:p>
          <w:p w14:paraId="6D850EA7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м.п.</w:t>
            </w:r>
          </w:p>
          <w:p w14:paraId="24901C7F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</w:tcPr>
          <w:p w14:paraId="457EC0A1" w14:textId="77777777" w:rsidR="005917E5" w:rsidRPr="00C655D5" w:rsidRDefault="005917E5" w:rsidP="00C655D5">
            <w:pPr>
              <w:suppressAutoHyphens/>
              <w:snapToGrid w:val="0"/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  <w:p w14:paraId="47A2097B" w14:textId="30EB1483" w:rsidR="00FC4F38" w:rsidRPr="001110B6" w:rsidRDefault="00FC4F38" w:rsidP="00C655D5">
            <w:pPr>
              <w:suppressAutoHyphens/>
              <w:snapToGrid w:val="0"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2E528941" w14:textId="77777777" w:rsidR="00FC4F38" w:rsidRPr="001110B6" w:rsidRDefault="00FC4F38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2F6846B9" w14:textId="77777777" w:rsidR="00FC4F38" w:rsidRPr="001110B6" w:rsidRDefault="00FC4F38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</w:p>
          <w:p w14:paraId="4E6E0551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6DCED3A8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329ACF11" w14:textId="77777777" w:rsidR="00FC4F38" w:rsidRPr="001110B6" w:rsidRDefault="00FC4F38" w:rsidP="00C655D5">
            <w:pPr>
              <w:widowControl w:val="0"/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>_________________/</w:t>
            </w:r>
            <w:r w:rsidRPr="001110B6">
              <w:rPr>
                <w:rFonts w:ascii="Times New Roman" w:hAnsi="Times New Roman" w:cs="Times New Roman"/>
              </w:rPr>
              <w:t>В. Ю. Попов</w:t>
            </w: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 xml:space="preserve"> /</w:t>
            </w:r>
          </w:p>
          <w:p w14:paraId="78067C8A" w14:textId="77777777" w:rsidR="00FC4F38" w:rsidRPr="001110B6" w:rsidRDefault="00FC4F38" w:rsidP="00C655D5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674" w:type="dxa"/>
          </w:tcPr>
          <w:p w14:paraId="2BE4B145" w14:textId="77777777" w:rsidR="00FC4F38" w:rsidRPr="001110B6" w:rsidRDefault="00FC4F38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EE40B5E" w14:textId="77777777" w:rsidR="00FC4F38" w:rsidRPr="001110B6" w:rsidRDefault="00FC4F38" w:rsidP="00FC4F38">
      <w:pPr>
        <w:shd w:val="clear" w:color="auto" w:fill="FFFFFF"/>
        <w:spacing w:after="0"/>
        <w:jc w:val="both"/>
        <w:rPr>
          <w:rFonts w:ascii="Times New Roman" w:hAnsi="Times New Roman" w:cs="Times New Roman"/>
        </w:rPr>
      </w:pPr>
    </w:p>
    <w:p w14:paraId="14B3A633" w14:textId="77777777" w:rsidR="00E37C32" w:rsidRDefault="00E37C3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30A656A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68E7498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0473A0B5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0660C2B7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CD15FDF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7D334C85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478824B8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4BCE1590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6F1DCF2C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7BE714CA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30F657BA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38BEC2F6" w14:textId="27B8EDCC" w:rsidR="00FC17B2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04F5FCCE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19A24490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6C741B11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0B3A2BF9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618E573D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28FD5109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00035B6E" w14:textId="77777777" w:rsidR="008F2FB5" w:rsidRDefault="008F2FB5" w:rsidP="008F2FB5">
      <w:pPr>
        <w:tabs>
          <w:tab w:val="left" w:pos="7582"/>
        </w:tabs>
        <w:spacing w:after="0"/>
        <w:rPr>
          <w:rFonts w:ascii="Times New Roman" w:hAnsi="Times New Roman" w:cs="Times New Roman"/>
          <w:b/>
        </w:rPr>
      </w:pPr>
    </w:p>
    <w:p w14:paraId="7D3A9C56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4922863F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221C1F2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7A759080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61A188A2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6F8AC7C1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509A117F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7B29DB89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1C07FAFB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48BF177" w14:textId="77777777" w:rsidR="008F2FB5" w:rsidRDefault="008F2FB5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50EAECE7" w14:textId="77777777" w:rsidR="008F2FB5" w:rsidRDefault="008F2FB5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17AC0690" w14:textId="77777777" w:rsidR="008F2FB5" w:rsidRDefault="008F2FB5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3FC3AD2F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2CCBD8E2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7E75338C" w14:textId="77777777" w:rsidR="00FC17B2" w:rsidRDefault="00FC17B2" w:rsidP="00D57BA5">
      <w:pPr>
        <w:spacing w:after="0"/>
        <w:jc w:val="right"/>
        <w:rPr>
          <w:rFonts w:ascii="Times New Roman" w:hAnsi="Times New Roman" w:cs="Times New Roman"/>
          <w:b/>
        </w:rPr>
      </w:pPr>
    </w:p>
    <w:p w14:paraId="19DF4171" w14:textId="56E3DBD4" w:rsidR="00D57BA5" w:rsidRPr="001110B6" w:rsidRDefault="00D57BA5" w:rsidP="00D57BA5">
      <w:pPr>
        <w:spacing w:after="0"/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lastRenderedPageBreak/>
        <w:t>Приложение №</w:t>
      </w:r>
      <w:r w:rsidR="00E37C32">
        <w:rPr>
          <w:rFonts w:ascii="Times New Roman" w:hAnsi="Times New Roman" w:cs="Times New Roman"/>
          <w:b/>
        </w:rPr>
        <w:t>2</w:t>
      </w:r>
    </w:p>
    <w:p w14:paraId="24DE38B6" w14:textId="5CA2F8AB" w:rsidR="00D57BA5" w:rsidRPr="001110B6" w:rsidRDefault="00D57BA5" w:rsidP="00D57BA5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 xml:space="preserve">к </w:t>
      </w:r>
      <w:r w:rsidR="00E37C32">
        <w:rPr>
          <w:rFonts w:ascii="Times New Roman" w:hAnsi="Times New Roman" w:cs="Times New Roman"/>
          <w:b/>
        </w:rPr>
        <w:t>Д</w:t>
      </w:r>
      <w:r w:rsidRPr="001110B6">
        <w:rPr>
          <w:rFonts w:ascii="Times New Roman" w:hAnsi="Times New Roman" w:cs="Times New Roman"/>
          <w:b/>
        </w:rPr>
        <w:t>оговору №</w:t>
      </w:r>
      <w:r w:rsidR="00E37C32">
        <w:rPr>
          <w:rFonts w:ascii="Times New Roman" w:hAnsi="Times New Roman" w:cs="Times New Roman"/>
          <w:b/>
        </w:rPr>
        <w:t xml:space="preserve"> </w:t>
      </w:r>
      <w:r w:rsidRPr="008F2FB5">
        <w:rPr>
          <w:rStyle w:val="af5"/>
          <w:rFonts w:ascii="Times New Roman" w:hAnsi="Times New Roman" w:cs="Times New Roman"/>
          <w:b/>
          <w:bCs/>
          <w:sz w:val="22"/>
          <w:szCs w:val="22"/>
        </w:rPr>
        <w:t>ИИЧ</w:t>
      </w:r>
      <w:r w:rsidRPr="008F2FB5">
        <w:rPr>
          <w:rFonts w:ascii="Times New Roman" w:hAnsi="Times New Roman" w:cs="Times New Roman"/>
          <w:b/>
          <w:bCs/>
          <w:color w:val="000000"/>
        </w:rPr>
        <w:t xml:space="preserve">Б012026 </w:t>
      </w:r>
      <w:r w:rsidRPr="001110B6">
        <w:rPr>
          <w:rFonts w:ascii="Times New Roman" w:hAnsi="Times New Roman" w:cs="Times New Roman"/>
          <w:b/>
        </w:rPr>
        <w:t>от «</w:t>
      </w:r>
      <w:r w:rsidR="00FC17B2">
        <w:rPr>
          <w:rFonts w:ascii="Times New Roman" w:hAnsi="Times New Roman" w:cs="Times New Roman"/>
          <w:b/>
        </w:rPr>
        <w:t>02</w:t>
      </w:r>
      <w:r w:rsidRPr="001110B6">
        <w:rPr>
          <w:rFonts w:ascii="Times New Roman" w:hAnsi="Times New Roman" w:cs="Times New Roman"/>
          <w:b/>
        </w:rPr>
        <w:t xml:space="preserve">» </w:t>
      </w:r>
      <w:r w:rsidR="00FC17B2">
        <w:rPr>
          <w:rFonts w:ascii="Times New Roman" w:hAnsi="Times New Roman" w:cs="Times New Roman"/>
          <w:b/>
        </w:rPr>
        <w:t>марта</w:t>
      </w:r>
      <w:r w:rsidR="00FC17B2" w:rsidRPr="001110B6">
        <w:rPr>
          <w:rFonts w:ascii="Times New Roman" w:hAnsi="Times New Roman" w:cs="Times New Roman"/>
          <w:b/>
        </w:rPr>
        <w:t xml:space="preserve"> </w:t>
      </w:r>
      <w:r w:rsidRPr="001110B6">
        <w:rPr>
          <w:rFonts w:ascii="Times New Roman" w:hAnsi="Times New Roman" w:cs="Times New Roman"/>
          <w:b/>
        </w:rPr>
        <w:t>2026 года</w:t>
      </w:r>
    </w:p>
    <w:p w14:paraId="7C325B7B" w14:textId="77777777" w:rsidR="00D57BA5" w:rsidRPr="001110B6" w:rsidRDefault="00D57BA5" w:rsidP="00D57BA5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14:paraId="32EC74D2" w14:textId="77777777" w:rsidR="00D57BA5" w:rsidRPr="001110B6" w:rsidRDefault="00D57BA5" w:rsidP="00D57BA5">
      <w:pPr>
        <w:suppressAutoHyphens/>
        <w:autoSpaceDE w:val="0"/>
        <w:spacing w:after="0"/>
        <w:jc w:val="center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ФОРМА</w:t>
      </w:r>
    </w:p>
    <w:p w14:paraId="344A6EC9" w14:textId="77777777" w:rsidR="00D57BA5" w:rsidRPr="001110B6" w:rsidRDefault="00D57BA5" w:rsidP="00D57BA5">
      <w:pPr>
        <w:suppressAutoHyphens/>
        <w:autoSpaceDE w:val="0"/>
        <w:spacing w:after="0"/>
        <w:jc w:val="center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АКТ СДАЧИ-ПРИЕМКИ УСЛУГ</w:t>
      </w:r>
    </w:p>
    <w:p w14:paraId="2688EE56" w14:textId="30057C60" w:rsidR="00D57BA5" w:rsidRPr="001110B6" w:rsidRDefault="00D57BA5" w:rsidP="00D31E50">
      <w:pPr>
        <w:suppressAutoHyphens/>
        <w:autoSpaceDE w:val="0"/>
        <w:spacing w:after="0"/>
        <w:jc w:val="center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к </w:t>
      </w:r>
      <w:r w:rsidR="00E37C32">
        <w:rPr>
          <w:rFonts w:ascii="Times New Roman" w:hAnsi="Times New Roman" w:cs="Times New Roman"/>
        </w:rPr>
        <w:t>Д</w:t>
      </w:r>
      <w:r w:rsidRPr="001110B6">
        <w:rPr>
          <w:rFonts w:ascii="Times New Roman" w:hAnsi="Times New Roman" w:cs="Times New Roman"/>
        </w:rPr>
        <w:t>оговору № ______ «___» ____________________202_ г. (далее – Договор)</w:t>
      </w:r>
    </w:p>
    <w:p w14:paraId="6E2C207F" w14:textId="77777777" w:rsidR="00D57BA5" w:rsidRPr="001110B6" w:rsidRDefault="00D57BA5" w:rsidP="00D57BA5">
      <w:pPr>
        <w:suppressAutoHyphens/>
        <w:autoSpaceDE w:val="0"/>
        <w:spacing w:after="0"/>
        <w:jc w:val="both"/>
        <w:rPr>
          <w:rFonts w:ascii="Times New Roman" w:hAnsi="Times New Roman" w:cs="Times New Roman"/>
        </w:rPr>
      </w:pPr>
    </w:p>
    <w:p w14:paraId="2DE79E60" w14:textId="77777777" w:rsidR="00D57BA5" w:rsidRPr="001110B6" w:rsidRDefault="00D57BA5" w:rsidP="00D57BA5">
      <w:pPr>
        <w:suppressAutoHyphens/>
        <w:autoSpaceDE w:val="0"/>
        <w:spacing w:after="1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г. Москва </w:t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eastAsia="Times New Roman" w:hAnsi="Times New Roman" w:cs="Times New Roman"/>
          <w:lang w:eastAsia="ar-SA"/>
        </w:rPr>
        <w:t>«___» ________ 202_</w:t>
      </w:r>
      <w:r w:rsidRPr="001110B6">
        <w:rPr>
          <w:rFonts w:ascii="Times New Roman" w:hAnsi="Times New Roman" w:cs="Times New Roman"/>
        </w:rPr>
        <w:t xml:space="preserve"> г.</w:t>
      </w:r>
    </w:p>
    <w:p w14:paraId="29B3947B" w14:textId="77777777" w:rsidR="00D57BA5" w:rsidRPr="001110B6" w:rsidRDefault="00D57BA5" w:rsidP="00D57BA5">
      <w:pPr>
        <w:widowControl w:val="0"/>
        <w:suppressAutoHyphens/>
        <w:autoSpaceDE w:val="0"/>
        <w:spacing w:after="0"/>
        <w:jc w:val="both"/>
        <w:rPr>
          <w:rFonts w:ascii="Times New Roman" w:hAnsi="Times New Roman" w:cs="Times New Roman"/>
        </w:rPr>
      </w:pPr>
    </w:p>
    <w:p w14:paraId="6953F0B9" w14:textId="77777777" w:rsidR="00D57BA5" w:rsidRPr="001110B6" w:rsidRDefault="00D57BA5" w:rsidP="00D57BA5">
      <w:pPr>
        <w:widowControl w:val="0"/>
        <w:suppressAutoHyphens/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31E50">
        <w:rPr>
          <w:rFonts w:ascii="Times New Roman" w:hAnsi="Times New Roman" w:cs="Times New Roman"/>
          <w:b/>
          <w:bCs/>
        </w:rPr>
        <w:t>Благотворительный фонд «Вклад в будущее»</w:t>
      </w:r>
      <w:r w:rsidRPr="001110B6">
        <w:rPr>
          <w:rFonts w:ascii="Times New Roman" w:hAnsi="Times New Roman" w:cs="Times New Roman"/>
        </w:rPr>
        <w:t xml:space="preserve">, именуемый в дальнейшем «Заказчик», в лице Исполнительного директора Положевца Петра Григорьевича, действующего на основании Устава, с одной стороны, и </w:t>
      </w:r>
    </w:p>
    <w:p w14:paraId="5446D255" w14:textId="155A4FCA" w:rsidR="00D57BA5" w:rsidRPr="001110B6" w:rsidRDefault="00D57BA5" w:rsidP="00D57BA5">
      <w:pPr>
        <w:widowControl w:val="0"/>
        <w:suppressAutoHyphens/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</w:rPr>
        <w:t>Индивидуальный предприниматель Попов Владимир Юрьевич (ОГРНИП 313774634501977),</w:t>
      </w:r>
      <w:r w:rsidRPr="001110B6" w:rsidDel="001E5323">
        <w:rPr>
          <w:rFonts w:ascii="Times New Roman" w:hAnsi="Times New Roman" w:cs="Times New Roman"/>
          <w:b/>
          <w:color w:val="EE0000"/>
        </w:rPr>
        <w:t xml:space="preserve"> </w:t>
      </w:r>
      <w:r w:rsidR="0041209A" w:rsidRPr="001110B6">
        <w:rPr>
          <w:rFonts w:ascii="Times New Roman" w:hAnsi="Times New Roman" w:cs="Times New Roman"/>
        </w:rPr>
        <w:t>именуем</w:t>
      </w:r>
      <w:r w:rsidR="0041209A">
        <w:rPr>
          <w:rFonts w:ascii="Times New Roman" w:hAnsi="Times New Roman" w:cs="Times New Roman"/>
        </w:rPr>
        <w:t>ый</w:t>
      </w:r>
      <w:r w:rsidR="0041209A" w:rsidRPr="001110B6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</w:rPr>
        <w:t xml:space="preserve">в дальнейшем «Исполнитель», </w:t>
      </w:r>
      <w:r w:rsidRPr="001110B6">
        <w:rPr>
          <w:rFonts w:ascii="Times New Roman" w:hAnsi="Times New Roman" w:cs="Times New Roman"/>
          <w:spacing w:val="-5"/>
        </w:rPr>
        <w:t xml:space="preserve">далее совместно именуемые «Стороны», </w:t>
      </w:r>
      <w:r w:rsidRPr="001110B6">
        <w:rPr>
          <w:rFonts w:ascii="Times New Roman" w:hAnsi="Times New Roman" w:cs="Times New Roman"/>
        </w:rPr>
        <w:t>составили настоящий акт о нижеследующем.</w:t>
      </w:r>
    </w:p>
    <w:p w14:paraId="3BFFDAA6" w14:textId="732A9421" w:rsidR="00D57BA5" w:rsidRPr="001110B6" w:rsidRDefault="00D57BA5" w:rsidP="00D57BA5">
      <w:pPr>
        <w:spacing w:after="0" w:line="240" w:lineRule="auto"/>
        <w:ind w:firstLine="706"/>
        <w:jc w:val="both"/>
        <w:rPr>
          <w:rFonts w:ascii="Times New Roman" w:hAnsi="Times New Roman" w:cs="Times New Roman"/>
          <w:shd w:val="clear" w:color="auto" w:fill="FFFFFF"/>
        </w:rPr>
      </w:pPr>
      <w:r w:rsidRPr="001110B6">
        <w:rPr>
          <w:rFonts w:ascii="Times New Roman" w:hAnsi="Times New Roman" w:cs="Times New Roman"/>
        </w:rPr>
        <w:t>1. В соответствии с Договором и Техническим заданием, являющимся Приложением № __ к Договору</w:t>
      </w:r>
      <w:r w:rsidR="008B7199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</w:rPr>
        <w:t>Исполнитель оказал Услуги ______________________________</w:t>
      </w:r>
      <w:r w:rsidRPr="001110B6">
        <w:rPr>
          <w:rFonts w:ascii="Times New Roman" w:hAnsi="Times New Roman" w:cs="Times New Roman"/>
          <w:shd w:val="clear" w:color="auto" w:fill="FFFFFF"/>
        </w:rPr>
        <w:t xml:space="preserve">. </w:t>
      </w:r>
      <w:r w:rsidRPr="001110B6">
        <w:rPr>
          <w:rFonts w:ascii="Times New Roman" w:eastAsia="Times New Roman" w:hAnsi="Times New Roman" w:cs="Times New Roman"/>
          <w:shd w:val="clear" w:color="auto" w:fill="FFFFFF"/>
          <w:lang w:eastAsia="ar-SA"/>
        </w:rPr>
        <w:t>Результат</w:t>
      </w:r>
      <w:r w:rsidRPr="001110B6">
        <w:rPr>
          <w:rFonts w:ascii="Times New Roman" w:hAnsi="Times New Roman" w:cs="Times New Roman"/>
          <w:shd w:val="clear" w:color="auto" w:fill="FFFFFF"/>
        </w:rPr>
        <w:t xml:space="preserve"> оказанных Услуг: </w:t>
      </w:r>
      <w:r w:rsidRPr="001110B6">
        <w:rPr>
          <w:rFonts w:ascii="Times New Roman" w:eastAsia="Times New Roman" w:hAnsi="Times New Roman" w:cs="Times New Roman"/>
          <w:shd w:val="clear" w:color="auto" w:fill="FFFFFF"/>
          <w:lang w:eastAsia="ar-SA"/>
        </w:rPr>
        <w:t>______________________.</w:t>
      </w:r>
    </w:p>
    <w:p w14:paraId="6173EEFD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2. Фактическое качество оказанных Услуг соответствует/не соответствует требованиям Договора и Технического задания: __________________________________. Стороны взаимных претензий по исполнению Договора и Технического задания друг к другу не имеют/имеют.</w:t>
      </w:r>
    </w:p>
    <w:p w14:paraId="37A45433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3. Услуги согласно Договору и Техническому заданию, должны быть оказаны: «___» __________ </w:t>
      </w:r>
      <w:r w:rsidRPr="001110B6">
        <w:rPr>
          <w:rFonts w:ascii="Times New Roman" w:eastAsia="Times New Roman" w:hAnsi="Times New Roman" w:cs="Times New Roman"/>
          <w:lang w:eastAsia="ar-SA"/>
        </w:rPr>
        <w:t>202_</w:t>
      </w:r>
      <w:r w:rsidRPr="001110B6">
        <w:rPr>
          <w:rFonts w:ascii="Times New Roman" w:hAnsi="Times New Roman" w:cs="Times New Roman"/>
        </w:rPr>
        <w:t xml:space="preserve"> г., фактически оказаны «____» __________ </w:t>
      </w:r>
      <w:r w:rsidRPr="001110B6">
        <w:rPr>
          <w:rFonts w:ascii="Times New Roman" w:eastAsia="Times New Roman" w:hAnsi="Times New Roman" w:cs="Times New Roman"/>
          <w:lang w:eastAsia="ar-SA"/>
        </w:rPr>
        <w:t>202_</w:t>
      </w:r>
      <w:r w:rsidRPr="001110B6">
        <w:rPr>
          <w:rFonts w:ascii="Times New Roman" w:hAnsi="Times New Roman" w:cs="Times New Roman"/>
        </w:rPr>
        <w:t xml:space="preserve"> г.</w:t>
      </w:r>
    </w:p>
    <w:p w14:paraId="363EFEC5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4. Стоимость услуг составляет _______________рублей __ копеек, НДС не облагается на основании применения Исполнителем Автоматизированной упрощенной системы налогообложения.</w:t>
      </w:r>
    </w:p>
    <w:p w14:paraId="003FA3A6" w14:textId="4BA201C3" w:rsidR="00C7319A" w:rsidRDefault="00D57BA5" w:rsidP="00C7319A">
      <w:pPr>
        <w:suppressAutoHyphens/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5. </w:t>
      </w:r>
      <w:r w:rsidR="00C7319A" w:rsidRPr="00C7319A">
        <w:rPr>
          <w:rFonts w:ascii="Times New Roman" w:hAnsi="Times New Roman" w:cs="Times New Roman"/>
        </w:rPr>
        <w:t xml:space="preserve">Исполнитель с даты подписания Акта передал, а Заказчик принял исключительные права на результаты интеллектуальной деятельности (далее – РИД), полученные (созданные) в процессе оказания </w:t>
      </w:r>
      <w:r w:rsidR="002075DA">
        <w:rPr>
          <w:rFonts w:ascii="Times New Roman" w:hAnsi="Times New Roman" w:cs="Times New Roman"/>
        </w:rPr>
        <w:t>У</w:t>
      </w:r>
      <w:r w:rsidR="00C7319A" w:rsidRPr="00C7319A">
        <w:rPr>
          <w:rFonts w:ascii="Times New Roman" w:hAnsi="Times New Roman" w:cs="Times New Roman"/>
        </w:rPr>
        <w:t xml:space="preserve">слуг по Договору, которые указаны в п. 1 Акта, в полном объеме, в отношении любых видов использования на территории всего мира, в течение всего срока действия авторских прав. Срок полезного использования РИД составляет _____ месяцев. Стоимость исключительных прав на РИД включена в стоимость оказанных </w:t>
      </w:r>
      <w:r w:rsidR="002075DA">
        <w:rPr>
          <w:rFonts w:ascii="Times New Roman" w:hAnsi="Times New Roman" w:cs="Times New Roman"/>
        </w:rPr>
        <w:t>У</w:t>
      </w:r>
      <w:r w:rsidR="00C7319A" w:rsidRPr="00C7319A">
        <w:rPr>
          <w:rFonts w:ascii="Times New Roman" w:hAnsi="Times New Roman" w:cs="Times New Roman"/>
        </w:rPr>
        <w:t xml:space="preserve">слуг и составляет 1% от стоимости оказанных </w:t>
      </w:r>
      <w:r w:rsidR="002075DA">
        <w:rPr>
          <w:rFonts w:ascii="Times New Roman" w:hAnsi="Times New Roman" w:cs="Times New Roman"/>
        </w:rPr>
        <w:t>У</w:t>
      </w:r>
      <w:r w:rsidR="00C7319A" w:rsidRPr="00C7319A">
        <w:rPr>
          <w:rFonts w:ascii="Times New Roman" w:hAnsi="Times New Roman" w:cs="Times New Roman"/>
        </w:rPr>
        <w:t>слуг.</w:t>
      </w:r>
    </w:p>
    <w:p w14:paraId="1B59F72C" w14:textId="77777777" w:rsidR="00C7319A" w:rsidRPr="00C7319A" w:rsidRDefault="00C7319A" w:rsidP="00D31E50">
      <w:pPr>
        <w:pStyle w:val="a3"/>
        <w:suppressAutoHyphens/>
        <w:autoSpaceDE w:val="0"/>
        <w:ind w:left="0" w:firstLine="709"/>
        <w:jc w:val="both"/>
      </w:pPr>
      <w:r w:rsidRPr="00D31E50">
        <w:rPr>
          <w:sz w:val="22"/>
          <w:szCs w:val="22"/>
        </w:rPr>
        <w:t>6</w:t>
      </w:r>
      <w:r>
        <w:t xml:space="preserve">. </w:t>
      </w:r>
      <w:r w:rsidRPr="00C7319A">
        <w:t>Настоящий акт составлен в двух экземплярах, имеющих одинаковую юридическую силу, по одному экземпляру для каждой из Сторон.</w:t>
      </w:r>
    </w:p>
    <w:p w14:paraId="656C2208" w14:textId="77777777" w:rsidR="00C7319A" w:rsidRPr="001110B6" w:rsidRDefault="00C7319A" w:rsidP="00C7319A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9370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88"/>
        <w:gridCol w:w="4482"/>
      </w:tblGrid>
      <w:tr w:rsidR="00D57BA5" w:rsidRPr="001110B6" w14:paraId="2BE9CD19" w14:textId="77777777" w:rsidTr="00C655D5">
        <w:tc>
          <w:tcPr>
            <w:tcW w:w="4888" w:type="dxa"/>
          </w:tcPr>
          <w:p w14:paraId="38D89C03" w14:textId="77777777" w:rsidR="00D57BA5" w:rsidRPr="001110B6" w:rsidRDefault="00D57BA5" w:rsidP="00C655D5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br w:type="page"/>
            </w:r>
            <w:r w:rsidRPr="001110B6">
              <w:rPr>
                <w:rFonts w:ascii="Times New Roman" w:hAnsi="Times New Roman" w:cs="Times New Roman"/>
                <w:b/>
                <w:kern w:val="1"/>
              </w:rPr>
              <w:t>Заказчик:</w:t>
            </w:r>
          </w:p>
          <w:p w14:paraId="68E5F4CE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_____________</w:t>
            </w:r>
          </w:p>
        </w:tc>
        <w:tc>
          <w:tcPr>
            <w:tcW w:w="4482" w:type="dxa"/>
          </w:tcPr>
          <w:p w14:paraId="58ED7B3F" w14:textId="77777777" w:rsidR="00D57BA5" w:rsidRPr="001110B6" w:rsidRDefault="00D57BA5" w:rsidP="00C655D5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299DF5C2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  <w:spacing w:val="-5"/>
              </w:rPr>
            </w:pPr>
            <w:r w:rsidRPr="001110B6">
              <w:rPr>
                <w:rFonts w:ascii="Times New Roman" w:hAnsi="Times New Roman" w:cs="Times New Roman"/>
                <w:spacing w:val="-5"/>
              </w:rPr>
              <w:t>__________________________</w:t>
            </w:r>
          </w:p>
        </w:tc>
      </w:tr>
    </w:tbl>
    <w:p w14:paraId="436E05B5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EDDD17C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Форму акта утверждаем:</w:t>
      </w:r>
    </w:p>
    <w:p w14:paraId="4EBA6EFE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W w:w="9370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88"/>
        <w:gridCol w:w="4482"/>
      </w:tblGrid>
      <w:tr w:rsidR="00D57BA5" w:rsidRPr="001110B6" w14:paraId="4C8B02F8" w14:textId="77777777" w:rsidTr="00C655D5">
        <w:tc>
          <w:tcPr>
            <w:tcW w:w="4888" w:type="dxa"/>
          </w:tcPr>
          <w:p w14:paraId="6140E428" w14:textId="77777777" w:rsidR="00D57BA5" w:rsidRPr="001110B6" w:rsidRDefault="00D57BA5" w:rsidP="00C655D5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br w:type="page"/>
            </w:r>
            <w:r w:rsidRPr="001110B6">
              <w:rPr>
                <w:rFonts w:ascii="Times New Roman" w:hAnsi="Times New Roman" w:cs="Times New Roman"/>
                <w:b/>
                <w:kern w:val="1"/>
              </w:rPr>
              <w:t>Заказчик:</w:t>
            </w:r>
          </w:p>
          <w:p w14:paraId="20B742BE" w14:textId="1BB66460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Благотворительный фонд «Вклад в будущее</w:t>
            </w:r>
          </w:p>
          <w:p w14:paraId="31882F1E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0845F4C" w14:textId="77777777" w:rsidR="00D57BA5" w:rsidRPr="00C655D5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148D8CE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62B2036B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______________ /П.Г. Положевец/ </w:t>
            </w:r>
          </w:p>
          <w:p w14:paraId="6239FCA2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t xml:space="preserve"> м.п.</w:t>
            </w:r>
          </w:p>
        </w:tc>
        <w:tc>
          <w:tcPr>
            <w:tcW w:w="4482" w:type="dxa"/>
          </w:tcPr>
          <w:p w14:paraId="659DB335" w14:textId="77777777" w:rsidR="00D57BA5" w:rsidRPr="001110B6" w:rsidRDefault="00D57BA5" w:rsidP="00C655D5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6DF0E8B8" w14:textId="77777777" w:rsidR="00D57BA5" w:rsidRPr="001110B6" w:rsidRDefault="00D57BA5" w:rsidP="00C655D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4E1CCD55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41FE24B3" w14:textId="77777777" w:rsidR="00D57BA5" w:rsidRPr="001110B6" w:rsidRDefault="00D57BA5" w:rsidP="00C655D5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4DD2B34E" w14:textId="77777777" w:rsidR="00D57BA5" w:rsidRPr="001110B6" w:rsidRDefault="00D57BA5" w:rsidP="00C655D5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>_________________/</w:t>
            </w:r>
            <w:r w:rsidRPr="001110B6">
              <w:rPr>
                <w:rFonts w:ascii="Times New Roman" w:hAnsi="Times New Roman" w:cs="Times New Roman"/>
              </w:rPr>
              <w:t>В. Ю. Попов</w:t>
            </w: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 xml:space="preserve"> /</w:t>
            </w:r>
          </w:p>
          <w:p w14:paraId="27358DBB" w14:textId="77777777" w:rsidR="00D57BA5" w:rsidRPr="001110B6" w:rsidRDefault="00D57BA5" w:rsidP="00C655D5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м.п.</w:t>
            </w:r>
          </w:p>
        </w:tc>
      </w:tr>
    </w:tbl>
    <w:p w14:paraId="37B065A9" w14:textId="77777777" w:rsidR="005E49C5" w:rsidRDefault="005E49C5" w:rsidP="00E94F32">
      <w:pPr>
        <w:jc w:val="right"/>
        <w:rPr>
          <w:rFonts w:ascii="Times New Roman" w:hAnsi="Times New Roman" w:cs="Times New Roman"/>
          <w:b/>
        </w:rPr>
      </w:pPr>
    </w:p>
    <w:p w14:paraId="2D42EE89" w14:textId="0FE9895D" w:rsidR="00E94F32" w:rsidRPr="001110B6" w:rsidRDefault="00E94F32" w:rsidP="00831CB9">
      <w:pPr>
        <w:shd w:val="clear" w:color="auto" w:fill="FFFFFF"/>
        <w:spacing w:after="0"/>
        <w:jc w:val="both"/>
        <w:rPr>
          <w:rFonts w:ascii="Times New Roman" w:hAnsi="Times New Roman" w:cs="Times New Roman"/>
        </w:rPr>
      </w:pPr>
    </w:p>
    <w:sectPr w:rsidR="00E94F32" w:rsidRPr="001110B6" w:rsidSect="00E94F32">
      <w:footerReference w:type="default" r:id="rId9"/>
      <w:pgSz w:w="12240" w:h="15840"/>
      <w:pgMar w:top="1365" w:right="1365" w:bottom="1365" w:left="1365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62D5" w14:textId="77777777" w:rsidR="004620AC" w:rsidRDefault="004620AC" w:rsidP="00D611ED">
      <w:pPr>
        <w:spacing w:after="0" w:line="240" w:lineRule="auto"/>
      </w:pPr>
      <w:r>
        <w:separator/>
      </w:r>
    </w:p>
  </w:endnote>
  <w:endnote w:type="continuationSeparator" w:id="0">
    <w:p w14:paraId="21DE1EA3" w14:textId="77777777" w:rsidR="004620AC" w:rsidRDefault="004620AC" w:rsidP="00D611ED">
      <w:pPr>
        <w:spacing w:after="0" w:line="240" w:lineRule="auto"/>
      </w:pPr>
      <w:r>
        <w:continuationSeparator/>
      </w:r>
    </w:p>
  </w:endnote>
  <w:endnote w:type="continuationNotice" w:id="1">
    <w:p w14:paraId="705CC10E" w14:textId="77777777" w:rsidR="004620AC" w:rsidRDefault="004620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1266224"/>
      <w:docPartObj>
        <w:docPartGallery w:val="Page Numbers (Bottom of Page)"/>
        <w:docPartUnique/>
      </w:docPartObj>
    </w:sdtPr>
    <w:sdtContent>
      <w:p w14:paraId="6F92188B" w14:textId="0B1AA8B2" w:rsidR="00130216" w:rsidRDefault="00130216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29F06C" w14:textId="77777777" w:rsidR="00130216" w:rsidRDefault="0013021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194C" w14:textId="77777777" w:rsidR="004620AC" w:rsidRDefault="004620AC" w:rsidP="00D611ED">
      <w:pPr>
        <w:spacing w:after="0" w:line="240" w:lineRule="auto"/>
      </w:pPr>
      <w:r>
        <w:separator/>
      </w:r>
    </w:p>
  </w:footnote>
  <w:footnote w:type="continuationSeparator" w:id="0">
    <w:p w14:paraId="3DBE9E60" w14:textId="77777777" w:rsidR="004620AC" w:rsidRDefault="004620AC" w:rsidP="00D611ED">
      <w:pPr>
        <w:spacing w:after="0" w:line="240" w:lineRule="auto"/>
      </w:pPr>
      <w:r>
        <w:continuationSeparator/>
      </w:r>
    </w:p>
  </w:footnote>
  <w:footnote w:type="continuationNotice" w:id="1">
    <w:p w14:paraId="182242B0" w14:textId="77777777" w:rsidR="004620AC" w:rsidRDefault="004620A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F51"/>
    <w:multiLevelType w:val="multilevel"/>
    <w:tmpl w:val="35FAFEB4"/>
    <w:lvl w:ilvl="0">
      <w:start w:val="1"/>
      <w:numFmt w:val="bullet"/>
      <w:lvlText w:val="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EC4AC8"/>
    <w:multiLevelType w:val="hybridMultilevel"/>
    <w:tmpl w:val="2BD4DD1A"/>
    <w:lvl w:ilvl="0" w:tplc="DB087CE0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7D2D"/>
    <w:multiLevelType w:val="multilevel"/>
    <w:tmpl w:val="89D896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51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" w15:restartNumberingAfterBreak="0">
    <w:nsid w:val="0A60375C"/>
    <w:multiLevelType w:val="multilevel"/>
    <w:tmpl w:val="2C588390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4A0952"/>
    <w:multiLevelType w:val="hybridMultilevel"/>
    <w:tmpl w:val="D68C6B4E"/>
    <w:lvl w:ilvl="0" w:tplc="4F8C0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4F4CE2"/>
    <w:multiLevelType w:val="multilevel"/>
    <w:tmpl w:val="3CAAC26E"/>
    <w:lvl w:ilvl="0">
      <w:start w:val="1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 w15:restartNumberingAfterBreak="0">
    <w:nsid w:val="14A07FAA"/>
    <w:multiLevelType w:val="hybridMultilevel"/>
    <w:tmpl w:val="D39EF478"/>
    <w:lvl w:ilvl="0" w:tplc="9B3020A8">
      <w:numFmt w:val="bullet"/>
      <w:lvlText w:val="•"/>
      <w:lvlJc w:val="left"/>
      <w:pPr>
        <w:ind w:left="501" w:hanging="360"/>
      </w:pPr>
      <w:rPr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" w15:restartNumberingAfterBreak="0">
    <w:nsid w:val="17CA61B2"/>
    <w:multiLevelType w:val="multilevel"/>
    <w:tmpl w:val="CB3EB7F2"/>
    <w:lvl w:ilvl="0">
      <w:start w:val="1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8" w15:restartNumberingAfterBreak="0">
    <w:nsid w:val="18315460"/>
    <w:multiLevelType w:val="multilevel"/>
    <w:tmpl w:val="CEC631DE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DE0C0E"/>
    <w:multiLevelType w:val="multilevel"/>
    <w:tmpl w:val="408A432E"/>
    <w:lvl w:ilvl="0">
      <w:start w:val="1"/>
      <w:numFmt w:val="decimal"/>
      <w:lvlText w:val="%1."/>
      <w:lvlJc w:val="left"/>
      <w:pPr>
        <w:ind w:left="1639" w:firstLine="709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1FBD5625"/>
    <w:multiLevelType w:val="hybridMultilevel"/>
    <w:tmpl w:val="43CEC324"/>
    <w:lvl w:ilvl="0" w:tplc="928EFC10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4BC07A2"/>
    <w:multiLevelType w:val="multilevel"/>
    <w:tmpl w:val="1164A2D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2669548A"/>
    <w:multiLevelType w:val="hybridMultilevel"/>
    <w:tmpl w:val="F7D06EF0"/>
    <w:lvl w:ilvl="0" w:tplc="72827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F6474"/>
    <w:multiLevelType w:val="hybridMultilevel"/>
    <w:tmpl w:val="077C838A"/>
    <w:lvl w:ilvl="0" w:tplc="BBF06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A332D"/>
    <w:multiLevelType w:val="hybridMultilevel"/>
    <w:tmpl w:val="DC54F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80AAB"/>
    <w:multiLevelType w:val="hybridMultilevel"/>
    <w:tmpl w:val="DF3C83C2"/>
    <w:lvl w:ilvl="0" w:tplc="21787E66">
      <w:start w:val="1"/>
      <w:numFmt w:val="decimal"/>
      <w:lvlText w:val="%1."/>
      <w:lvlJc w:val="left"/>
      <w:pPr>
        <w:ind w:left="720" w:hanging="5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93"/>
        <w:sz w:val="28"/>
        <w:szCs w:val="28"/>
        <w:lang w:val="ru-RU" w:eastAsia="en-US" w:bidi="ar-SA"/>
      </w:rPr>
    </w:lvl>
    <w:lvl w:ilvl="1" w:tplc="6D76A28E">
      <w:numFmt w:val="bullet"/>
      <w:lvlText w:val="•"/>
      <w:lvlJc w:val="left"/>
      <w:pPr>
        <w:ind w:left="641" w:hanging="500"/>
      </w:pPr>
      <w:rPr>
        <w:rFonts w:ascii="Trebuchet MS" w:eastAsia="Trebuchet MS" w:hAnsi="Trebuchet MS" w:cs="Trebuchet MS" w:hint="default"/>
        <w:spacing w:val="0"/>
        <w:w w:val="66"/>
        <w:lang w:val="ru-RU" w:eastAsia="en-US" w:bidi="ar-SA"/>
      </w:rPr>
    </w:lvl>
    <w:lvl w:ilvl="2" w:tplc="9B3020A8">
      <w:numFmt w:val="bullet"/>
      <w:lvlText w:val="•"/>
      <w:lvlJc w:val="left"/>
      <w:pPr>
        <w:ind w:left="2448" w:hanging="500"/>
      </w:pPr>
      <w:rPr>
        <w:lang w:val="ru-RU" w:eastAsia="en-US" w:bidi="ar-SA"/>
      </w:rPr>
    </w:lvl>
    <w:lvl w:ilvl="3" w:tplc="46581006">
      <w:numFmt w:val="bullet"/>
      <w:lvlText w:val="•"/>
      <w:lvlJc w:val="left"/>
      <w:pPr>
        <w:ind w:left="3312" w:hanging="500"/>
      </w:pPr>
      <w:rPr>
        <w:lang w:val="ru-RU" w:eastAsia="en-US" w:bidi="ar-SA"/>
      </w:rPr>
    </w:lvl>
    <w:lvl w:ilvl="4" w:tplc="14AA43BE">
      <w:numFmt w:val="bullet"/>
      <w:lvlText w:val="•"/>
      <w:lvlJc w:val="left"/>
      <w:pPr>
        <w:ind w:left="4176" w:hanging="500"/>
      </w:pPr>
      <w:rPr>
        <w:lang w:val="ru-RU" w:eastAsia="en-US" w:bidi="ar-SA"/>
      </w:rPr>
    </w:lvl>
    <w:lvl w:ilvl="5" w:tplc="4ADC6770">
      <w:numFmt w:val="bullet"/>
      <w:lvlText w:val="•"/>
      <w:lvlJc w:val="left"/>
      <w:pPr>
        <w:ind w:left="5040" w:hanging="500"/>
      </w:pPr>
      <w:rPr>
        <w:lang w:val="ru-RU" w:eastAsia="en-US" w:bidi="ar-SA"/>
      </w:rPr>
    </w:lvl>
    <w:lvl w:ilvl="6" w:tplc="AA32CCC0">
      <w:numFmt w:val="bullet"/>
      <w:lvlText w:val="•"/>
      <w:lvlJc w:val="left"/>
      <w:pPr>
        <w:ind w:left="5904" w:hanging="500"/>
      </w:pPr>
      <w:rPr>
        <w:lang w:val="ru-RU" w:eastAsia="en-US" w:bidi="ar-SA"/>
      </w:rPr>
    </w:lvl>
    <w:lvl w:ilvl="7" w:tplc="5622F19A">
      <w:numFmt w:val="bullet"/>
      <w:lvlText w:val="•"/>
      <w:lvlJc w:val="left"/>
      <w:pPr>
        <w:ind w:left="6768" w:hanging="500"/>
      </w:pPr>
      <w:rPr>
        <w:lang w:val="ru-RU" w:eastAsia="en-US" w:bidi="ar-SA"/>
      </w:rPr>
    </w:lvl>
    <w:lvl w:ilvl="8" w:tplc="59AC91DE">
      <w:numFmt w:val="bullet"/>
      <w:lvlText w:val="•"/>
      <w:lvlJc w:val="left"/>
      <w:pPr>
        <w:ind w:left="7632" w:hanging="500"/>
      </w:pPr>
      <w:rPr>
        <w:lang w:val="ru-RU" w:eastAsia="en-US" w:bidi="ar-SA"/>
      </w:rPr>
    </w:lvl>
  </w:abstractNum>
  <w:abstractNum w:abstractNumId="16" w15:restartNumberingAfterBreak="0">
    <w:nsid w:val="2ECA2931"/>
    <w:multiLevelType w:val="hybridMultilevel"/>
    <w:tmpl w:val="290030F6"/>
    <w:lvl w:ilvl="0" w:tplc="CF580D50">
      <w:numFmt w:val="bullet"/>
      <w:lvlText w:val="-"/>
      <w:lvlJc w:val="left"/>
      <w:pPr>
        <w:ind w:left="152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17" w15:restartNumberingAfterBreak="0">
    <w:nsid w:val="340F4EAE"/>
    <w:multiLevelType w:val="hybridMultilevel"/>
    <w:tmpl w:val="BEA438C2"/>
    <w:lvl w:ilvl="0" w:tplc="BB1462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31BE7"/>
    <w:multiLevelType w:val="hybridMultilevel"/>
    <w:tmpl w:val="20E0BD02"/>
    <w:lvl w:ilvl="0" w:tplc="9B3020A8">
      <w:numFmt w:val="bullet"/>
      <w:lvlText w:val="•"/>
      <w:lvlJc w:val="left"/>
      <w:pPr>
        <w:ind w:left="501" w:hanging="360"/>
      </w:pPr>
      <w:rPr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348C1608"/>
    <w:multiLevelType w:val="multilevel"/>
    <w:tmpl w:val="BA7CAB6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0" w15:restartNumberingAfterBreak="0">
    <w:nsid w:val="34B41911"/>
    <w:multiLevelType w:val="multilevel"/>
    <w:tmpl w:val="552047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8D15CE8"/>
    <w:multiLevelType w:val="multilevel"/>
    <w:tmpl w:val="5D52958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10.1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22" w15:restartNumberingAfterBreak="0">
    <w:nsid w:val="3A807E20"/>
    <w:multiLevelType w:val="multilevel"/>
    <w:tmpl w:val="88A0D3AE"/>
    <w:lvl w:ilvl="0">
      <w:start w:val="11"/>
      <w:numFmt w:val="decimal"/>
      <w:lvlText w:val="%1"/>
      <w:lvlJc w:val="left"/>
      <w:pPr>
        <w:ind w:left="360" w:firstLine="3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23" w15:restartNumberingAfterBreak="0">
    <w:nsid w:val="3D56507D"/>
    <w:multiLevelType w:val="hybridMultilevel"/>
    <w:tmpl w:val="0A6AE192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446817D0"/>
    <w:multiLevelType w:val="hybridMultilevel"/>
    <w:tmpl w:val="80BE69BE"/>
    <w:lvl w:ilvl="0" w:tplc="928EFC10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25" w15:restartNumberingAfterBreak="0">
    <w:nsid w:val="45995407"/>
    <w:multiLevelType w:val="hybridMultilevel"/>
    <w:tmpl w:val="BCB60908"/>
    <w:lvl w:ilvl="0" w:tplc="928EFC1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6C65660"/>
    <w:multiLevelType w:val="multilevel"/>
    <w:tmpl w:val="CEC631DE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7F2533B"/>
    <w:multiLevelType w:val="multilevel"/>
    <w:tmpl w:val="B7DACBB2"/>
    <w:lvl w:ilvl="0">
      <w:start w:val="1"/>
      <w:numFmt w:val="decimal"/>
      <w:lvlText w:val="%1."/>
      <w:lvlJc w:val="left"/>
      <w:pPr>
        <w:ind w:left="1069" w:hanging="1069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78" w:hanging="1069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847" w:hanging="142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6" w:hanging="142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78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4" w:hanging="178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214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2" w:hanging="214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2509"/>
      </w:pPr>
      <w:rPr>
        <w:rFonts w:hint="default"/>
      </w:rPr>
    </w:lvl>
  </w:abstractNum>
  <w:abstractNum w:abstractNumId="28" w15:restartNumberingAfterBreak="0">
    <w:nsid w:val="48356281"/>
    <w:multiLevelType w:val="multilevel"/>
    <w:tmpl w:val="773E2766"/>
    <w:lvl w:ilvl="0">
      <w:start w:val="1"/>
      <w:numFmt w:val="bullet"/>
      <w:lvlText w:val="⎼"/>
      <w:lvlJc w:val="left"/>
      <w:pPr>
        <w:ind w:left="372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44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1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88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60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3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04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76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489" w:hanging="360"/>
      </w:pPr>
      <w:rPr>
        <w:u w:val="none"/>
      </w:rPr>
    </w:lvl>
  </w:abstractNum>
  <w:abstractNum w:abstractNumId="29" w15:restartNumberingAfterBreak="0">
    <w:nsid w:val="48356D8B"/>
    <w:multiLevelType w:val="multilevel"/>
    <w:tmpl w:val="9F5AEE6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30" w15:restartNumberingAfterBreak="0">
    <w:nsid w:val="4BEF54D3"/>
    <w:multiLevelType w:val="hybridMultilevel"/>
    <w:tmpl w:val="BC7EA202"/>
    <w:lvl w:ilvl="0" w:tplc="928EF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9B4EAD"/>
    <w:multiLevelType w:val="multilevel"/>
    <w:tmpl w:val="5FD26850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  <w:szCs w:val="24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007DDD1"/>
    <w:multiLevelType w:val="multilevel"/>
    <w:tmpl w:val="4B86DC9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40"/>
        </w:tabs>
        <w:ind w:left="72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960"/>
        </w:tabs>
        <w:ind w:left="144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216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400"/>
        </w:tabs>
        <w:ind w:left="288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120"/>
        </w:tabs>
        <w:ind w:left="360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840"/>
        </w:tabs>
        <w:ind w:left="432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50F922ED"/>
    <w:multiLevelType w:val="hybridMultilevel"/>
    <w:tmpl w:val="37CA8C06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52EC5F7B"/>
    <w:multiLevelType w:val="hybridMultilevel"/>
    <w:tmpl w:val="93D251E6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5" w15:restartNumberingAfterBreak="0">
    <w:nsid w:val="57B2113F"/>
    <w:multiLevelType w:val="multilevel"/>
    <w:tmpl w:val="647AFC88"/>
    <w:lvl w:ilvl="0">
      <w:start w:val="1"/>
      <w:numFmt w:val="decimal"/>
      <w:lvlText w:val="1.%1."/>
      <w:lvlJc w:val="left"/>
      <w:pPr>
        <w:ind w:left="720" w:hanging="360"/>
      </w:pPr>
      <w:rPr>
        <w:rFonts w:hAnsi="Arial Unicode MS" w:hint="default"/>
        <w:b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5C881A01"/>
    <w:multiLevelType w:val="multilevel"/>
    <w:tmpl w:val="A0488D4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5E401774"/>
    <w:multiLevelType w:val="hybridMultilevel"/>
    <w:tmpl w:val="CD90AFF8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8" w15:restartNumberingAfterBreak="0">
    <w:nsid w:val="5F447DDF"/>
    <w:multiLevelType w:val="multilevel"/>
    <w:tmpl w:val="CEC631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07A0023"/>
    <w:multiLevelType w:val="multilevel"/>
    <w:tmpl w:val="4904951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0" w15:restartNumberingAfterBreak="0">
    <w:nsid w:val="60AA1C02"/>
    <w:multiLevelType w:val="hybridMultilevel"/>
    <w:tmpl w:val="4B88F84C"/>
    <w:lvl w:ilvl="0" w:tplc="928EF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18E3FB4"/>
    <w:multiLevelType w:val="hybridMultilevel"/>
    <w:tmpl w:val="5DB0A5F8"/>
    <w:lvl w:ilvl="0" w:tplc="04090005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928EFC10">
      <w:start w:val="1"/>
      <w:numFmt w:val="bullet"/>
      <w:lvlText w:val="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62731C2D"/>
    <w:multiLevelType w:val="multilevel"/>
    <w:tmpl w:val="A3F458B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3" w15:restartNumberingAfterBreak="0">
    <w:nsid w:val="62BE5C0C"/>
    <w:multiLevelType w:val="multilevel"/>
    <w:tmpl w:val="41D0554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eastAsia="Times New Roman" w:hAnsi="Times New Roman" w:cs="Times New Roman"/>
        <w:b/>
      </w:rPr>
    </w:lvl>
    <w:lvl w:ilvl="3">
      <w:start w:val="1"/>
      <w:numFmt w:val="bullet"/>
      <w:lvlText w:val="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eastAsia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="Times New Roman" w:eastAsia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imes New Roman" w:eastAsia="Times New Roman" w:hAnsi="Times New Roman" w:cs="Times New Roman"/>
      </w:rPr>
    </w:lvl>
  </w:abstractNum>
  <w:abstractNum w:abstractNumId="44" w15:restartNumberingAfterBreak="0">
    <w:nsid w:val="65647C26"/>
    <w:multiLevelType w:val="multilevel"/>
    <w:tmpl w:val="064A823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45" w15:restartNumberingAfterBreak="0">
    <w:nsid w:val="65C038CB"/>
    <w:multiLevelType w:val="hybridMultilevel"/>
    <w:tmpl w:val="EEBE84C8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46" w15:restartNumberingAfterBreak="0">
    <w:nsid w:val="68AC6D84"/>
    <w:multiLevelType w:val="multilevel"/>
    <w:tmpl w:val="6706D38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564" w:hanging="564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7" w15:restartNumberingAfterBreak="0">
    <w:nsid w:val="68B2368A"/>
    <w:multiLevelType w:val="multilevel"/>
    <w:tmpl w:val="9F5AEE6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48" w15:restartNumberingAfterBreak="0">
    <w:nsid w:val="6936043F"/>
    <w:multiLevelType w:val="hybridMultilevel"/>
    <w:tmpl w:val="2FAC2AC0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9" w15:restartNumberingAfterBreak="0">
    <w:nsid w:val="69855F4F"/>
    <w:multiLevelType w:val="hybridMultilevel"/>
    <w:tmpl w:val="57C8E76A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50" w15:restartNumberingAfterBreak="0">
    <w:nsid w:val="6A946BAC"/>
    <w:multiLevelType w:val="multilevel"/>
    <w:tmpl w:val="08ACF546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eastAsia="Times New Roman" w:hint="default"/>
      </w:rPr>
    </w:lvl>
  </w:abstractNum>
  <w:abstractNum w:abstractNumId="51" w15:restartNumberingAfterBreak="0">
    <w:nsid w:val="6B531B30"/>
    <w:multiLevelType w:val="multilevel"/>
    <w:tmpl w:val="CEC631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6C820CF5"/>
    <w:multiLevelType w:val="multilevel"/>
    <w:tmpl w:val="92AC77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3" w15:restartNumberingAfterBreak="0">
    <w:nsid w:val="6DB467A3"/>
    <w:multiLevelType w:val="multilevel"/>
    <w:tmpl w:val="41CA30E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0.1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54" w15:restartNumberingAfterBreak="0">
    <w:nsid w:val="71BA2E18"/>
    <w:multiLevelType w:val="multilevel"/>
    <w:tmpl w:val="F26223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5A86CDC"/>
    <w:multiLevelType w:val="multilevel"/>
    <w:tmpl w:val="92AC77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397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6" w15:restartNumberingAfterBreak="0">
    <w:nsid w:val="781C13F1"/>
    <w:multiLevelType w:val="multilevel"/>
    <w:tmpl w:val="E3D637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9BE2ECD"/>
    <w:multiLevelType w:val="multilevel"/>
    <w:tmpl w:val="39AE2A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8" w15:restartNumberingAfterBreak="0">
    <w:nsid w:val="7B677F91"/>
    <w:multiLevelType w:val="multilevel"/>
    <w:tmpl w:val="81AC3A1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9" w15:restartNumberingAfterBreak="0">
    <w:nsid w:val="7BAF3A7E"/>
    <w:multiLevelType w:val="hybridMultilevel"/>
    <w:tmpl w:val="4F02696C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60" w15:restartNumberingAfterBreak="0">
    <w:nsid w:val="7DF627D2"/>
    <w:multiLevelType w:val="hybridMultilevel"/>
    <w:tmpl w:val="7DF627D2"/>
    <w:lvl w:ilvl="0" w:tplc="914C90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4D6C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B42F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9A89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0AA1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E0C0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24E5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7E8B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0675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 w15:restartNumberingAfterBreak="0">
    <w:nsid w:val="7F9C66C0"/>
    <w:multiLevelType w:val="hybridMultilevel"/>
    <w:tmpl w:val="4780677E"/>
    <w:lvl w:ilvl="0" w:tplc="A8626A40">
      <w:numFmt w:val="bullet"/>
      <w:lvlText w:val="•"/>
      <w:lvlJc w:val="left"/>
      <w:pPr>
        <w:ind w:left="371" w:hanging="2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6"/>
        <w:sz w:val="28"/>
        <w:szCs w:val="28"/>
        <w:lang w:val="ru-RU" w:eastAsia="en-US" w:bidi="ar-SA"/>
      </w:rPr>
    </w:lvl>
    <w:lvl w:ilvl="1" w:tplc="A07A05A6">
      <w:numFmt w:val="bullet"/>
      <w:lvlText w:val="•"/>
      <w:lvlJc w:val="left"/>
      <w:pPr>
        <w:ind w:left="862" w:hanging="5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6"/>
        <w:sz w:val="28"/>
        <w:szCs w:val="28"/>
        <w:lang w:val="ru-RU" w:eastAsia="en-US" w:bidi="ar-SA"/>
      </w:rPr>
    </w:lvl>
    <w:lvl w:ilvl="2" w:tplc="EBA6C734">
      <w:numFmt w:val="bullet"/>
      <w:lvlText w:val="•"/>
      <w:lvlJc w:val="left"/>
      <w:pPr>
        <w:ind w:left="1822" w:hanging="500"/>
      </w:pPr>
      <w:rPr>
        <w:lang w:val="ru-RU" w:eastAsia="en-US" w:bidi="ar-SA"/>
      </w:rPr>
    </w:lvl>
    <w:lvl w:ilvl="3" w:tplc="89ECA69C">
      <w:numFmt w:val="bullet"/>
      <w:lvlText w:val="•"/>
      <w:lvlJc w:val="left"/>
      <w:pPr>
        <w:ind w:left="2782" w:hanging="500"/>
      </w:pPr>
      <w:rPr>
        <w:lang w:val="ru-RU" w:eastAsia="en-US" w:bidi="ar-SA"/>
      </w:rPr>
    </w:lvl>
    <w:lvl w:ilvl="4" w:tplc="500C6258">
      <w:numFmt w:val="bullet"/>
      <w:lvlText w:val="•"/>
      <w:lvlJc w:val="left"/>
      <w:pPr>
        <w:ind w:left="3742" w:hanging="500"/>
      </w:pPr>
      <w:rPr>
        <w:lang w:val="ru-RU" w:eastAsia="en-US" w:bidi="ar-SA"/>
      </w:rPr>
    </w:lvl>
    <w:lvl w:ilvl="5" w:tplc="209C5994">
      <w:numFmt w:val="bullet"/>
      <w:lvlText w:val="•"/>
      <w:lvlJc w:val="left"/>
      <w:pPr>
        <w:ind w:left="4702" w:hanging="500"/>
      </w:pPr>
      <w:rPr>
        <w:lang w:val="ru-RU" w:eastAsia="en-US" w:bidi="ar-SA"/>
      </w:rPr>
    </w:lvl>
    <w:lvl w:ilvl="6" w:tplc="0A2444E2">
      <w:numFmt w:val="bullet"/>
      <w:lvlText w:val="•"/>
      <w:lvlJc w:val="left"/>
      <w:pPr>
        <w:ind w:left="5662" w:hanging="500"/>
      </w:pPr>
      <w:rPr>
        <w:lang w:val="ru-RU" w:eastAsia="en-US" w:bidi="ar-SA"/>
      </w:rPr>
    </w:lvl>
    <w:lvl w:ilvl="7" w:tplc="FADA0152">
      <w:numFmt w:val="bullet"/>
      <w:lvlText w:val="•"/>
      <w:lvlJc w:val="left"/>
      <w:pPr>
        <w:ind w:left="6622" w:hanging="500"/>
      </w:pPr>
      <w:rPr>
        <w:lang w:val="ru-RU" w:eastAsia="en-US" w:bidi="ar-SA"/>
      </w:rPr>
    </w:lvl>
    <w:lvl w:ilvl="8" w:tplc="14E4EED6">
      <w:numFmt w:val="bullet"/>
      <w:lvlText w:val="•"/>
      <w:lvlJc w:val="left"/>
      <w:pPr>
        <w:ind w:left="7582" w:hanging="500"/>
      </w:pPr>
      <w:rPr>
        <w:lang w:val="ru-RU" w:eastAsia="en-US" w:bidi="ar-SA"/>
      </w:rPr>
    </w:lvl>
  </w:abstractNum>
  <w:num w:numId="1" w16cid:durableId="1167749670">
    <w:abstractNumId w:val="31"/>
  </w:num>
  <w:num w:numId="2" w16cid:durableId="1376350202">
    <w:abstractNumId w:val="38"/>
  </w:num>
  <w:num w:numId="3" w16cid:durableId="2005938976">
    <w:abstractNumId w:val="36"/>
  </w:num>
  <w:num w:numId="4" w16cid:durableId="1573659059">
    <w:abstractNumId w:val="58"/>
  </w:num>
  <w:num w:numId="5" w16cid:durableId="1765101809">
    <w:abstractNumId w:val="0"/>
  </w:num>
  <w:num w:numId="6" w16cid:durableId="856426405">
    <w:abstractNumId w:val="28"/>
  </w:num>
  <w:num w:numId="7" w16cid:durableId="1049455776">
    <w:abstractNumId w:val="43"/>
  </w:num>
  <w:num w:numId="8" w16cid:durableId="704790816">
    <w:abstractNumId w:val="41"/>
  </w:num>
  <w:num w:numId="9" w16cid:durableId="668025065">
    <w:abstractNumId w:val="35"/>
  </w:num>
  <w:num w:numId="10" w16cid:durableId="926303433">
    <w:abstractNumId w:val="10"/>
  </w:num>
  <w:num w:numId="11" w16cid:durableId="661129684">
    <w:abstractNumId w:val="55"/>
  </w:num>
  <w:num w:numId="12" w16cid:durableId="477765767">
    <w:abstractNumId w:val="25"/>
  </w:num>
  <w:num w:numId="13" w16cid:durableId="35545608">
    <w:abstractNumId w:val="48"/>
  </w:num>
  <w:num w:numId="14" w16cid:durableId="151215994">
    <w:abstractNumId w:val="59"/>
  </w:num>
  <w:num w:numId="15" w16cid:durableId="362175458">
    <w:abstractNumId w:val="49"/>
  </w:num>
  <w:num w:numId="16" w16cid:durableId="1355107316">
    <w:abstractNumId w:val="39"/>
  </w:num>
  <w:num w:numId="17" w16cid:durableId="807864889">
    <w:abstractNumId w:val="44"/>
  </w:num>
  <w:num w:numId="18" w16cid:durableId="1655061518">
    <w:abstractNumId w:val="30"/>
  </w:num>
  <w:num w:numId="19" w16cid:durableId="419447508">
    <w:abstractNumId w:val="57"/>
  </w:num>
  <w:num w:numId="20" w16cid:durableId="481194296">
    <w:abstractNumId w:val="23"/>
  </w:num>
  <w:num w:numId="21" w16cid:durableId="1806854258">
    <w:abstractNumId w:val="33"/>
  </w:num>
  <w:num w:numId="22" w16cid:durableId="1280379871">
    <w:abstractNumId w:val="40"/>
  </w:num>
  <w:num w:numId="23" w16cid:durableId="704521227">
    <w:abstractNumId w:val="42"/>
  </w:num>
  <w:num w:numId="24" w16cid:durableId="18970671">
    <w:abstractNumId w:val="11"/>
  </w:num>
  <w:num w:numId="25" w16cid:durableId="247738340">
    <w:abstractNumId w:val="19"/>
  </w:num>
  <w:num w:numId="26" w16cid:durableId="1030380118">
    <w:abstractNumId w:val="29"/>
  </w:num>
  <w:num w:numId="27" w16cid:durableId="1135223951">
    <w:abstractNumId w:val="29"/>
    <w:lvlOverride w:ilvl="0">
      <w:lvl w:ilvl="0">
        <w:start w:val="9"/>
        <w:numFmt w:val="decimal"/>
        <w:lvlText w:val="%1"/>
        <w:lvlJc w:val="left"/>
        <w:pPr>
          <w:ind w:left="360" w:firstLine="37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523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04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9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573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6895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841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9581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0744" w:hanging="1440"/>
        </w:pPr>
        <w:rPr>
          <w:rFonts w:hint="default"/>
        </w:rPr>
      </w:lvl>
    </w:lvlOverride>
  </w:num>
  <w:num w:numId="28" w16cid:durableId="83035651">
    <w:abstractNumId w:val="37"/>
  </w:num>
  <w:num w:numId="29" w16cid:durableId="1317026855">
    <w:abstractNumId w:val="45"/>
  </w:num>
  <w:num w:numId="30" w16cid:durableId="1075588112">
    <w:abstractNumId w:val="5"/>
  </w:num>
  <w:num w:numId="31" w16cid:durableId="1075082285">
    <w:abstractNumId w:val="24"/>
  </w:num>
  <w:num w:numId="32" w16cid:durableId="547497743">
    <w:abstractNumId w:val="7"/>
  </w:num>
  <w:num w:numId="33" w16cid:durableId="1530680825">
    <w:abstractNumId w:val="60"/>
  </w:num>
  <w:num w:numId="34" w16cid:durableId="220211943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712194324">
    <w:abstractNumId w:val="61"/>
  </w:num>
  <w:num w:numId="36" w16cid:durableId="1343899733">
    <w:abstractNumId w:val="20"/>
  </w:num>
  <w:num w:numId="37" w16cid:durableId="974481033">
    <w:abstractNumId w:val="56"/>
  </w:num>
  <w:num w:numId="38" w16cid:durableId="866287485">
    <w:abstractNumId w:val="53"/>
  </w:num>
  <w:num w:numId="39" w16cid:durableId="1376857332">
    <w:abstractNumId w:val="21"/>
  </w:num>
  <w:num w:numId="40" w16cid:durableId="1493637824">
    <w:abstractNumId w:val="46"/>
  </w:num>
  <w:num w:numId="41" w16cid:durableId="1610241380">
    <w:abstractNumId w:val="54"/>
  </w:num>
  <w:num w:numId="42" w16cid:durableId="1774090191">
    <w:abstractNumId w:val="51"/>
  </w:num>
  <w:num w:numId="43" w16cid:durableId="900139062">
    <w:abstractNumId w:val="26"/>
  </w:num>
  <w:num w:numId="44" w16cid:durableId="1327126885">
    <w:abstractNumId w:val="3"/>
  </w:num>
  <w:num w:numId="45" w16cid:durableId="2002200555">
    <w:abstractNumId w:val="8"/>
  </w:num>
  <w:num w:numId="46" w16cid:durableId="258637695">
    <w:abstractNumId w:val="50"/>
  </w:num>
  <w:num w:numId="47" w16cid:durableId="1364984289">
    <w:abstractNumId w:val="34"/>
  </w:num>
  <w:num w:numId="48" w16cid:durableId="188613282">
    <w:abstractNumId w:val="55"/>
    <w:lvlOverride w:ilvl="0">
      <w:lvl w:ilvl="0">
        <w:start w:val="1"/>
        <w:numFmt w:val="decimal"/>
        <w:lvlText w:val="%1."/>
        <w:lvlJc w:val="left"/>
        <w:pPr>
          <w:ind w:left="108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163" w:hanging="29"/>
        </w:pPr>
        <w:rPr>
          <w:rFonts w:ascii="Times New Roman" w:hAnsi="Times New Roman" w:cs="Times New Roman" w:hint="default"/>
          <w:b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40" w:hanging="720"/>
        </w:pPr>
        <w:rPr>
          <w:rFonts w:hint="default"/>
          <w:b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720"/>
        </w:pPr>
        <w:rPr>
          <w:rFonts w:hint="default"/>
          <w:b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8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440"/>
        </w:pPr>
        <w:rPr>
          <w:rFonts w:hint="default"/>
        </w:rPr>
      </w:lvl>
    </w:lvlOverride>
  </w:num>
  <w:num w:numId="49" w16cid:durableId="2098549440">
    <w:abstractNumId w:val="13"/>
  </w:num>
  <w:num w:numId="50" w16cid:durableId="504170670">
    <w:abstractNumId w:val="12"/>
  </w:num>
  <w:num w:numId="51" w16cid:durableId="822311111">
    <w:abstractNumId w:val="29"/>
    <w:lvlOverride w:ilvl="0">
      <w:lvl w:ilvl="0">
        <w:start w:val="9"/>
        <w:numFmt w:val="decimal"/>
        <w:lvlText w:val="%1"/>
        <w:lvlJc w:val="left"/>
        <w:pPr>
          <w:ind w:left="360" w:firstLine="491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523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04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9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573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6895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841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9581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0744" w:hanging="1440"/>
        </w:pPr>
        <w:rPr>
          <w:rFonts w:hint="default"/>
        </w:rPr>
      </w:lvl>
    </w:lvlOverride>
  </w:num>
  <w:num w:numId="52" w16cid:durableId="1513227456">
    <w:abstractNumId w:val="14"/>
  </w:num>
  <w:num w:numId="53" w16cid:durableId="234248135">
    <w:abstractNumId w:val="4"/>
  </w:num>
  <w:num w:numId="54" w16cid:durableId="954562819">
    <w:abstractNumId w:val="22"/>
  </w:num>
  <w:num w:numId="55" w16cid:durableId="483282305">
    <w:abstractNumId w:val="47"/>
  </w:num>
  <w:num w:numId="56" w16cid:durableId="2017995445">
    <w:abstractNumId w:val="9"/>
  </w:num>
  <w:num w:numId="57" w16cid:durableId="75714192">
    <w:abstractNumId w:val="32"/>
  </w:num>
  <w:num w:numId="58" w16cid:durableId="1219704862">
    <w:abstractNumId w:val="52"/>
  </w:num>
  <w:num w:numId="59" w16cid:durableId="1873879698">
    <w:abstractNumId w:val="16"/>
  </w:num>
  <w:num w:numId="60" w16cid:durableId="879589893">
    <w:abstractNumId w:val="1"/>
  </w:num>
  <w:num w:numId="61" w16cid:durableId="281113592">
    <w:abstractNumId w:val="15"/>
  </w:num>
  <w:num w:numId="62" w16cid:durableId="748770483">
    <w:abstractNumId w:val="6"/>
  </w:num>
  <w:num w:numId="63" w16cid:durableId="1795050879">
    <w:abstractNumId w:val="18"/>
  </w:num>
  <w:num w:numId="64" w16cid:durableId="1689064781">
    <w:abstractNumId w:val="17"/>
  </w:num>
  <w:num w:numId="65" w16cid:durableId="1941983043">
    <w:abstractNumId w:val="27"/>
  </w:num>
  <w:num w:numId="66" w16cid:durableId="1918398759">
    <w:abstractNumId w:val="2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еров Арсений Алексеевич">
    <w15:presenceInfo w15:providerId="AD" w15:userId="S-1-5-21-2573642002-1282461237-3101169632-11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MDc3NTSyNDGztDRX0lEKTi0uzszPAykwqgUAE2EtpiwAAAA="/>
  </w:docVars>
  <w:rsids>
    <w:rsidRoot w:val="00D611ED"/>
    <w:rsid w:val="000019C8"/>
    <w:rsid w:val="00002997"/>
    <w:rsid w:val="000040BC"/>
    <w:rsid w:val="000069B8"/>
    <w:rsid w:val="000072D5"/>
    <w:rsid w:val="00007A79"/>
    <w:rsid w:val="000162EA"/>
    <w:rsid w:val="0001669C"/>
    <w:rsid w:val="00017B7E"/>
    <w:rsid w:val="00020599"/>
    <w:rsid w:val="000209AE"/>
    <w:rsid w:val="00020C7F"/>
    <w:rsid w:val="00024292"/>
    <w:rsid w:val="00026D2F"/>
    <w:rsid w:val="00026DF6"/>
    <w:rsid w:val="0002757D"/>
    <w:rsid w:val="000323B3"/>
    <w:rsid w:val="000332F1"/>
    <w:rsid w:val="0003609C"/>
    <w:rsid w:val="000379A4"/>
    <w:rsid w:val="00037C86"/>
    <w:rsid w:val="00037D65"/>
    <w:rsid w:val="00040C4B"/>
    <w:rsid w:val="000424BA"/>
    <w:rsid w:val="00042AB9"/>
    <w:rsid w:val="0004310A"/>
    <w:rsid w:val="000444B5"/>
    <w:rsid w:val="00045122"/>
    <w:rsid w:val="000473F9"/>
    <w:rsid w:val="00051BFD"/>
    <w:rsid w:val="000521A0"/>
    <w:rsid w:val="0006121B"/>
    <w:rsid w:val="00061704"/>
    <w:rsid w:val="0006256C"/>
    <w:rsid w:val="00063A83"/>
    <w:rsid w:val="00063C4B"/>
    <w:rsid w:val="000658DF"/>
    <w:rsid w:val="00066EC1"/>
    <w:rsid w:val="000716F6"/>
    <w:rsid w:val="00071F2E"/>
    <w:rsid w:val="00072879"/>
    <w:rsid w:val="00073A8D"/>
    <w:rsid w:val="00073BF6"/>
    <w:rsid w:val="00074511"/>
    <w:rsid w:val="0007492C"/>
    <w:rsid w:val="000761E9"/>
    <w:rsid w:val="0007621A"/>
    <w:rsid w:val="0007638A"/>
    <w:rsid w:val="00077357"/>
    <w:rsid w:val="00077C3B"/>
    <w:rsid w:val="0008136B"/>
    <w:rsid w:val="00082EE3"/>
    <w:rsid w:val="00084585"/>
    <w:rsid w:val="00084AFE"/>
    <w:rsid w:val="00086476"/>
    <w:rsid w:val="00094E90"/>
    <w:rsid w:val="00095083"/>
    <w:rsid w:val="00095F93"/>
    <w:rsid w:val="00097B75"/>
    <w:rsid w:val="000A0E97"/>
    <w:rsid w:val="000A4A97"/>
    <w:rsid w:val="000A4F7A"/>
    <w:rsid w:val="000A7267"/>
    <w:rsid w:val="000A7EF0"/>
    <w:rsid w:val="000B1ADF"/>
    <w:rsid w:val="000B7C3B"/>
    <w:rsid w:val="000C0F29"/>
    <w:rsid w:val="000C19E4"/>
    <w:rsid w:val="000C3911"/>
    <w:rsid w:val="000C5067"/>
    <w:rsid w:val="000D2573"/>
    <w:rsid w:val="000D300C"/>
    <w:rsid w:val="000D32AA"/>
    <w:rsid w:val="000D36AB"/>
    <w:rsid w:val="000D3C85"/>
    <w:rsid w:val="000D3D85"/>
    <w:rsid w:val="000D4594"/>
    <w:rsid w:val="000D60E0"/>
    <w:rsid w:val="000E07B7"/>
    <w:rsid w:val="000E559F"/>
    <w:rsid w:val="000E5AA4"/>
    <w:rsid w:val="000E7B4A"/>
    <w:rsid w:val="000F0B55"/>
    <w:rsid w:val="000F33B7"/>
    <w:rsid w:val="000F355D"/>
    <w:rsid w:val="000F42E8"/>
    <w:rsid w:val="000F44AB"/>
    <w:rsid w:val="000F543A"/>
    <w:rsid w:val="000F6240"/>
    <w:rsid w:val="000F68BB"/>
    <w:rsid w:val="00101AE9"/>
    <w:rsid w:val="00103BAA"/>
    <w:rsid w:val="001042C0"/>
    <w:rsid w:val="00104305"/>
    <w:rsid w:val="00104FCD"/>
    <w:rsid w:val="00105713"/>
    <w:rsid w:val="001069D2"/>
    <w:rsid w:val="001103D8"/>
    <w:rsid w:val="001110B6"/>
    <w:rsid w:val="001119A2"/>
    <w:rsid w:val="001138D0"/>
    <w:rsid w:val="0011412F"/>
    <w:rsid w:val="0011668A"/>
    <w:rsid w:val="00117E06"/>
    <w:rsid w:val="00117F9B"/>
    <w:rsid w:val="0012121B"/>
    <w:rsid w:val="001216C4"/>
    <w:rsid w:val="00124A8B"/>
    <w:rsid w:val="00125438"/>
    <w:rsid w:val="0012686A"/>
    <w:rsid w:val="0012695A"/>
    <w:rsid w:val="0012725D"/>
    <w:rsid w:val="00127F46"/>
    <w:rsid w:val="00130216"/>
    <w:rsid w:val="00130D65"/>
    <w:rsid w:val="001327BC"/>
    <w:rsid w:val="00132813"/>
    <w:rsid w:val="00141C78"/>
    <w:rsid w:val="00142D72"/>
    <w:rsid w:val="00143028"/>
    <w:rsid w:val="00143214"/>
    <w:rsid w:val="00145C6E"/>
    <w:rsid w:val="00147D92"/>
    <w:rsid w:val="00151335"/>
    <w:rsid w:val="00152ACA"/>
    <w:rsid w:val="001548F4"/>
    <w:rsid w:val="00154B8C"/>
    <w:rsid w:val="00154EBD"/>
    <w:rsid w:val="00156CA1"/>
    <w:rsid w:val="0016237C"/>
    <w:rsid w:val="00163277"/>
    <w:rsid w:val="00163719"/>
    <w:rsid w:val="001643A0"/>
    <w:rsid w:val="001656F1"/>
    <w:rsid w:val="0017035D"/>
    <w:rsid w:val="00170EA4"/>
    <w:rsid w:val="00171A21"/>
    <w:rsid w:val="0017463B"/>
    <w:rsid w:val="00176AE1"/>
    <w:rsid w:val="001775E0"/>
    <w:rsid w:val="00180576"/>
    <w:rsid w:val="0018280E"/>
    <w:rsid w:val="00182988"/>
    <w:rsid w:val="00183AD0"/>
    <w:rsid w:val="00185778"/>
    <w:rsid w:val="00185E96"/>
    <w:rsid w:val="00186565"/>
    <w:rsid w:val="00186A39"/>
    <w:rsid w:val="00187D25"/>
    <w:rsid w:val="00190033"/>
    <w:rsid w:val="001932FC"/>
    <w:rsid w:val="00194A36"/>
    <w:rsid w:val="00196EE4"/>
    <w:rsid w:val="00197AEF"/>
    <w:rsid w:val="001A110E"/>
    <w:rsid w:val="001A1965"/>
    <w:rsid w:val="001A46D2"/>
    <w:rsid w:val="001B06DF"/>
    <w:rsid w:val="001B08DB"/>
    <w:rsid w:val="001B1037"/>
    <w:rsid w:val="001B19E4"/>
    <w:rsid w:val="001B2FDB"/>
    <w:rsid w:val="001B4161"/>
    <w:rsid w:val="001B4A49"/>
    <w:rsid w:val="001B6D5D"/>
    <w:rsid w:val="001B77AD"/>
    <w:rsid w:val="001C14DA"/>
    <w:rsid w:val="001C2EF5"/>
    <w:rsid w:val="001C3A9C"/>
    <w:rsid w:val="001C76DA"/>
    <w:rsid w:val="001C783D"/>
    <w:rsid w:val="001D2EE3"/>
    <w:rsid w:val="001D440B"/>
    <w:rsid w:val="001D61C4"/>
    <w:rsid w:val="001D7836"/>
    <w:rsid w:val="001E0A2D"/>
    <w:rsid w:val="001E0D39"/>
    <w:rsid w:val="001E1016"/>
    <w:rsid w:val="001E5323"/>
    <w:rsid w:val="001E6295"/>
    <w:rsid w:val="001E6BF9"/>
    <w:rsid w:val="001E77B4"/>
    <w:rsid w:val="001E7F16"/>
    <w:rsid w:val="001F34C0"/>
    <w:rsid w:val="001F43EC"/>
    <w:rsid w:val="001F4CD8"/>
    <w:rsid w:val="001F556B"/>
    <w:rsid w:val="00201440"/>
    <w:rsid w:val="00201CD5"/>
    <w:rsid w:val="00201E40"/>
    <w:rsid w:val="00205BD6"/>
    <w:rsid w:val="00206A05"/>
    <w:rsid w:val="002075DA"/>
    <w:rsid w:val="00207A02"/>
    <w:rsid w:val="00212EEB"/>
    <w:rsid w:val="002131AF"/>
    <w:rsid w:val="002138C0"/>
    <w:rsid w:val="002153CC"/>
    <w:rsid w:val="00216F44"/>
    <w:rsid w:val="002215B7"/>
    <w:rsid w:val="002234B8"/>
    <w:rsid w:val="00223D1C"/>
    <w:rsid w:val="00224030"/>
    <w:rsid w:val="0022574F"/>
    <w:rsid w:val="002260A9"/>
    <w:rsid w:val="002270D8"/>
    <w:rsid w:val="00233800"/>
    <w:rsid w:val="002348AD"/>
    <w:rsid w:val="00237819"/>
    <w:rsid w:val="002403EF"/>
    <w:rsid w:val="00240B77"/>
    <w:rsid w:val="00240F06"/>
    <w:rsid w:val="002433D7"/>
    <w:rsid w:val="00244581"/>
    <w:rsid w:val="00244644"/>
    <w:rsid w:val="00244F78"/>
    <w:rsid w:val="00244FB7"/>
    <w:rsid w:val="002454A0"/>
    <w:rsid w:val="0024639B"/>
    <w:rsid w:val="00247B4C"/>
    <w:rsid w:val="00247E4B"/>
    <w:rsid w:val="002527DF"/>
    <w:rsid w:val="00253872"/>
    <w:rsid w:val="002548C3"/>
    <w:rsid w:val="00255FFC"/>
    <w:rsid w:val="00262631"/>
    <w:rsid w:val="0026330F"/>
    <w:rsid w:val="00265932"/>
    <w:rsid w:val="00270D5F"/>
    <w:rsid w:val="0027291E"/>
    <w:rsid w:val="0027357F"/>
    <w:rsid w:val="00274012"/>
    <w:rsid w:val="00276491"/>
    <w:rsid w:val="00276A18"/>
    <w:rsid w:val="002778A4"/>
    <w:rsid w:val="0028008A"/>
    <w:rsid w:val="002834F6"/>
    <w:rsid w:val="00283F3A"/>
    <w:rsid w:val="00286DE9"/>
    <w:rsid w:val="00287526"/>
    <w:rsid w:val="0029114F"/>
    <w:rsid w:val="002917A2"/>
    <w:rsid w:val="00291A5E"/>
    <w:rsid w:val="00294787"/>
    <w:rsid w:val="00294F4B"/>
    <w:rsid w:val="00295216"/>
    <w:rsid w:val="002962F6"/>
    <w:rsid w:val="002A1903"/>
    <w:rsid w:val="002A1CB9"/>
    <w:rsid w:val="002A1F05"/>
    <w:rsid w:val="002A3140"/>
    <w:rsid w:val="002A40CA"/>
    <w:rsid w:val="002A571A"/>
    <w:rsid w:val="002A57D4"/>
    <w:rsid w:val="002A6482"/>
    <w:rsid w:val="002B068A"/>
    <w:rsid w:val="002B3B02"/>
    <w:rsid w:val="002B3B99"/>
    <w:rsid w:val="002B5A1A"/>
    <w:rsid w:val="002B64E3"/>
    <w:rsid w:val="002B68D2"/>
    <w:rsid w:val="002C2A63"/>
    <w:rsid w:val="002C309C"/>
    <w:rsid w:val="002C327C"/>
    <w:rsid w:val="002C5FB9"/>
    <w:rsid w:val="002D0433"/>
    <w:rsid w:val="002D495F"/>
    <w:rsid w:val="002D6FC0"/>
    <w:rsid w:val="002D771D"/>
    <w:rsid w:val="002E053A"/>
    <w:rsid w:val="002E261F"/>
    <w:rsid w:val="002E2A48"/>
    <w:rsid w:val="002E6FA9"/>
    <w:rsid w:val="002F1D23"/>
    <w:rsid w:val="002F31B3"/>
    <w:rsid w:val="002F3935"/>
    <w:rsid w:val="002F58C6"/>
    <w:rsid w:val="00302971"/>
    <w:rsid w:val="003029BD"/>
    <w:rsid w:val="003043AD"/>
    <w:rsid w:val="00304771"/>
    <w:rsid w:val="00305125"/>
    <w:rsid w:val="00306429"/>
    <w:rsid w:val="00307A23"/>
    <w:rsid w:val="003126E2"/>
    <w:rsid w:val="0031482C"/>
    <w:rsid w:val="00314AA1"/>
    <w:rsid w:val="00316219"/>
    <w:rsid w:val="00317A94"/>
    <w:rsid w:val="0032035A"/>
    <w:rsid w:val="003206B8"/>
    <w:rsid w:val="003213F7"/>
    <w:rsid w:val="0032328F"/>
    <w:rsid w:val="00324C4C"/>
    <w:rsid w:val="003274C1"/>
    <w:rsid w:val="00330DD0"/>
    <w:rsid w:val="00331AA7"/>
    <w:rsid w:val="0033641A"/>
    <w:rsid w:val="00341E40"/>
    <w:rsid w:val="0034310E"/>
    <w:rsid w:val="003456A0"/>
    <w:rsid w:val="00345B68"/>
    <w:rsid w:val="00350374"/>
    <w:rsid w:val="00354065"/>
    <w:rsid w:val="00355811"/>
    <w:rsid w:val="0035765E"/>
    <w:rsid w:val="003604FC"/>
    <w:rsid w:val="00362B3B"/>
    <w:rsid w:val="003644DA"/>
    <w:rsid w:val="00365D56"/>
    <w:rsid w:val="00365FB7"/>
    <w:rsid w:val="00366C79"/>
    <w:rsid w:val="0037039C"/>
    <w:rsid w:val="0037148E"/>
    <w:rsid w:val="003721AA"/>
    <w:rsid w:val="00376024"/>
    <w:rsid w:val="003764C0"/>
    <w:rsid w:val="003774DA"/>
    <w:rsid w:val="0037785E"/>
    <w:rsid w:val="00380D05"/>
    <w:rsid w:val="003832B8"/>
    <w:rsid w:val="00383A6B"/>
    <w:rsid w:val="00387F32"/>
    <w:rsid w:val="00387F63"/>
    <w:rsid w:val="003900FA"/>
    <w:rsid w:val="00390CA7"/>
    <w:rsid w:val="00392F05"/>
    <w:rsid w:val="00393780"/>
    <w:rsid w:val="003947AC"/>
    <w:rsid w:val="003952A1"/>
    <w:rsid w:val="00395E5B"/>
    <w:rsid w:val="00396CB0"/>
    <w:rsid w:val="003A0181"/>
    <w:rsid w:val="003A3569"/>
    <w:rsid w:val="003A40E9"/>
    <w:rsid w:val="003A5280"/>
    <w:rsid w:val="003A67BF"/>
    <w:rsid w:val="003A71A1"/>
    <w:rsid w:val="003B09B8"/>
    <w:rsid w:val="003B0AE5"/>
    <w:rsid w:val="003B16C2"/>
    <w:rsid w:val="003B3726"/>
    <w:rsid w:val="003B40D6"/>
    <w:rsid w:val="003B6AB9"/>
    <w:rsid w:val="003C2F88"/>
    <w:rsid w:val="003C3398"/>
    <w:rsid w:val="003C398C"/>
    <w:rsid w:val="003C608C"/>
    <w:rsid w:val="003C785B"/>
    <w:rsid w:val="003D192A"/>
    <w:rsid w:val="003D56FA"/>
    <w:rsid w:val="003D7CBC"/>
    <w:rsid w:val="003E3134"/>
    <w:rsid w:val="003E48B0"/>
    <w:rsid w:val="003E6EC9"/>
    <w:rsid w:val="003E763E"/>
    <w:rsid w:val="003E7889"/>
    <w:rsid w:val="003E7B35"/>
    <w:rsid w:val="003F0A1C"/>
    <w:rsid w:val="003F28D6"/>
    <w:rsid w:val="003F438A"/>
    <w:rsid w:val="003F55AF"/>
    <w:rsid w:val="003F7D21"/>
    <w:rsid w:val="00402A43"/>
    <w:rsid w:val="00402CA7"/>
    <w:rsid w:val="00404CF3"/>
    <w:rsid w:val="00405020"/>
    <w:rsid w:val="00405EEA"/>
    <w:rsid w:val="00405F18"/>
    <w:rsid w:val="00406F9F"/>
    <w:rsid w:val="0041209A"/>
    <w:rsid w:val="00413FCD"/>
    <w:rsid w:val="00414B7E"/>
    <w:rsid w:val="0042026E"/>
    <w:rsid w:val="00422B6E"/>
    <w:rsid w:val="004248BF"/>
    <w:rsid w:val="0042500C"/>
    <w:rsid w:val="0042524D"/>
    <w:rsid w:val="004253FB"/>
    <w:rsid w:val="00425FAE"/>
    <w:rsid w:val="00426EFF"/>
    <w:rsid w:val="00430330"/>
    <w:rsid w:val="004315F5"/>
    <w:rsid w:val="00431901"/>
    <w:rsid w:val="004335F8"/>
    <w:rsid w:val="004366E0"/>
    <w:rsid w:val="00436A59"/>
    <w:rsid w:val="00441DC0"/>
    <w:rsid w:val="00442BF8"/>
    <w:rsid w:val="00444533"/>
    <w:rsid w:val="00445C52"/>
    <w:rsid w:val="00446AC5"/>
    <w:rsid w:val="00446E9C"/>
    <w:rsid w:val="00453D4F"/>
    <w:rsid w:val="00454838"/>
    <w:rsid w:val="004556C1"/>
    <w:rsid w:val="004559F6"/>
    <w:rsid w:val="00455AFA"/>
    <w:rsid w:val="00456F72"/>
    <w:rsid w:val="0046023D"/>
    <w:rsid w:val="004605AC"/>
    <w:rsid w:val="00461E57"/>
    <w:rsid w:val="004620AC"/>
    <w:rsid w:val="00462A85"/>
    <w:rsid w:val="00462D88"/>
    <w:rsid w:val="00463FCC"/>
    <w:rsid w:val="004642A3"/>
    <w:rsid w:val="00465539"/>
    <w:rsid w:val="00470A9F"/>
    <w:rsid w:val="00472AF0"/>
    <w:rsid w:val="004748EB"/>
    <w:rsid w:val="00475369"/>
    <w:rsid w:val="0047672D"/>
    <w:rsid w:val="004813B2"/>
    <w:rsid w:val="00481FC9"/>
    <w:rsid w:val="004831C1"/>
    <w:rsid w:val="00485073"/>
    <w:rsid w:val="00495604"/>
    <w:rsid w:val="0049625A"/>
    <w:rsid w:val="00496AE5"/>
    <w:rsid w:val="00496D74"/>
    <w:rsid w:val="00496EC6"/>
    <w:rsid w:val="004A065E"/>
    <w:rsid w:val="004A0897"/>
    <w:rsid w:val="004A0D52"/>
    <w:rsid w:val="004A1B0E"/>
    <w:rsid w:val="004A1C7E"/>
    <w:rsid w:val="004A46BE"/>
    <w:rsid w:val="004A5A30"/>
    <w:rsid w:val="004A5CEA"/>
    <w:rsid w:val="004B03D5"/>
    <w:rsid w:val="004B1E1A"/>
    <w:rsid w:val="004B2197"/>
    <w:rsid w:val="004B279B"/>
    <w:rsid w:val="004B320F"/>
    <w:rsid w:val="004B423E"/>
    <w:rsid w:val="004B6025"/>
    <w:rsid w:val="004B7C49"/>
    <w:rsid w:val="004C0219"/>
    <w:rsid w:val="004C0F4D"/>
    <w:rsid w:val="004C3662"/>
    <w:rsid w:val="004C4414"/>
    <w:rsid w:val="004C5C0C"/>
    <w:rsid w:val="004C63C1"/>
    <w:rsid w:val="004D0671"/>
    <w:rsid w:val="004D1EF4"/>
    <w:rsid w:val="004D24AB"/>
    <w:rsid w:val="004D263C"/>
    <w:rsid w:val="004D3AAA"/>
    <w:rsid w:val="004D453E"/>
    <w:rsid w:val="004D4627"/>
    <w:rsid w:val="004D5645"/>
    <w:rsid w:val="004D62B6"/>
    <w:rsid w:val="004E1440"/>
    <w:rsid w:val="004E3293"/>
    <w:rsid w:val="004E3761"/>
    <w:rsid w:val="004E513B"/>
    <w:rsid w:val="004E5209"/>
    <w:rsid w:val="004E7D1F"/>
    <w:rsid w:val="004F1791"/>
    <w:rsid w:val="004F2FD2"/>
    <w:rsid w:val="00500A3A"/>
    <w:rsid w:val="00501ADC"/>
    <w:rsid w:val="00503359"/>
    <w:rsid w:val="0050351A"/>
    <w:rsid w:val="0050657B"/>
    <w:rsid w:val="00506FCC"/>
    <w:rsid w:val="00507928"/>
    <w:rsid w:val="005121E1"/>
    <w:rsid w:val="00516BD3"/>
    <w:rsid w:val="00517B11"/>
    <w:rsid w:val="00517DD1"/>
    <w:rsid w:val="005201F9"/>
    <w:rsid w:val="00520838"/>
    <w:rsid w:val="005208F2"/>
    <w:rsid w:val="00525105"/>
    <w:rsid w:val="005254C7"/>
    <w:rsid w:val="00526166"/>
    <w:rsid w:val="00526E33"/>
    <w:rsid w:val="00527416"/>
    <w:rsid w:val="00527622"/>
    <w:rsid w:val="00533EBA"/>
    <w:rsid w:val="005376B3"/>
    <w:rsid w:val="00540FBB"/>
    <w:rsid w:val="00543930"/>
    <w:rsid w:val="00543CC8"/>
    <w:rsid w:val="00544500"/>
    <w:rsid w:val="00545337"/>
    <w:rsid w:val="00546199"/>
    <w:rsid w:val="00547F1A"/>
    <w:rsid w:val="0055057A"/>
    <w:rsid w:val="00551368"/>
    <w:rsid w:val="005542C7"/>
    <w:rsid w:val="00555A58"/>
    <w:rsid w:val="0055603D"/>
    <w:rsid w:val="00556EF0"/>
    <w:rsid w:val="005611A6"/>
    <w:rsid w:val="005614D5"/>
    <w:rsid w:val="005615F6"/>
    <w:rsid w:val="005747C9"/>
    <w:rsid w:val="00577EE8"/>
    <w:rsid w:val="00581F04"/>
    <w:rsid w:val="005828C5"/>
    <w:rsid w:val="005833B2"/>
    <w:rsid w:val="00583631"/>
    <w:rsid w:val="00584833"/>
    <w:rsid w:val="00584C22"/>
    <w:rsid w:val="005853D3"/>
    <w:rsid w:val="005917E5"/>
    <w:rsid w:val="0059379C"/>
    <w:rsid w:val="00593F17"/>
    <w:rsid w:val="00594D8A"/>
    <w:rsid w:val="00595D3A"/>
    <w:rsid w:val="00595E73"/>
    <w:rsid w:val="005A08D0"/>
    <w:rsid w:val="005A129C"/>
    <w:rsid w:val="005A4EE5"/>
    <w:rsid w:val="005A64B8"/>
    <w:rsid w:val="005A69BB"/>
    <w:rsid w:val="005B15A0"/>
    <w:rsid w:val="005B1B8C"/>
    <w:rsid w:val="005B4DC3"/>
    <w:rsid w:val="005B59EE"/>
    <w:rsid w:val="005B6D6E"/>
    <w:rsid w:val="005B73EF"/>
    <w:rsid w:val="005B748E"/>
    <w:rsid w:val="005C211F"/>
    <w:rsid w:val="005C2FB4"/>
    <w:rsid w:val="005C33AF"/>
    <w:rsid w:val="005C6E9D"/>
    <w:rsid w:val="005C7D36"/>
    <w:rsid w:val="005D0ACB"/>
    <w:rsid w:val="005D1C98"/>
    <w:rsid w:val="005D6A77"/>
    <w:rsid w:val="005E0B9F"/>
    <w:rsid w:val="005E11C9"/>
    <w:rsid w:val="005E1851"/>
    <w:rsid w:val="005E2451"/>
    <w:rsid w:val="005E2F3B"/>
    <w:rsid w:val="005E3ECC"/>
    <w:rsid w:val="005E49C5"/>
    <w:rsid w:val="005E56FA"/>
    <w:rsid w:val="005E57A9"/>
    <w:rsid w:val="005E6664"/>
    <w:rsid w:val="005E7E01"/>
    <w:rsid w:val="005F1CEA"/>
    <w:rsid w:val="005F2497"/>
    <w:rsid w:val="005F68B0"/>
    <w:rsid w:val="005F7C80"/>
    <w:rsid w:val="0060153E"/>
    <w:rsid w:val="00601761"/>
    <w:rsid w:val="0060208C"/>
    <w:rsid w:val="00603D7A"/>
    <w:rsid w:val="00604450"/>
    <w:rsid w:val="00605EC1"/>
    <w:rsid w:val="0060669E"/>
    <w:rsid w:val="00606888"/>
    <w:rsid w:val="006068C0"/>
    <w:rsid w:val="00613F65"/>
    <w:rsid w:val="006141C1"/>
    <w:rsid w:val="00614EFD"/>
    <w:rsid w:val="0061527C"/>
    <w:rsid w:val="00616EB3"/>
    <w:rsid w:val="00620ABD"/>
    <w:rsid w:val="00621D5D"/>
    <w:rsid w:val="00622D87"/>
    <w:rsid w:val="00623FAF"/>
    <w:rsid w:val="00624480"/>
    <w:rsid w:val="006254ED"/>
    <w:rsid w:val="00626732"/>
    <w:rsid w:val="00627778"/>
    <w:rsid w:val="00631F53"/>
    <w:rsid w:val="00633AAA"/>
    <w:rsid w:val="0063432F"/>
    <w:rsid w:val="006374E5"/>
    <w:rsid w:val="00641B5E"/>
    <w:rsid w:val="006455FA"/>
    <w:rsid w:val="00645FE6"/>
    <w:rsid w:val="006468B2"/>
    <w:rsid w:val="0065143C"/>
    <w:rsid w:val="00651F37"/>
    <w:rsid w:val="006536B5"/>
    <w:rsid w:val="006554E7"/>
    <w:rsid w:val="006562F9"/>
    <w:rsid w:val="00660E53"/>
    <w:rsid w:val="00660FB4"/>
    <w:rsid w:val="00661A1B"/>
    <w:rsid w:val="00663C5A"/>
    <w:rsid w:val="00664A65"/>
    <w:rsid w:val="00667AD4"/>
    <w:rsid w:val="00672DE5"/>
    <w:rsid w:val="00673B63"/>
    <w:rsid w:val="00676190"/>
    <w:rsid w:val="00677C26"/>
    <w:rsid w:val="00680F14"/>
    <w:rsid w:val="006816F1"/>
    <w:rsid w:val="006818F4"/>
    <w:rsid w:val="00681993"/>
    <w:rsid w:val="00681D81"/>
    <w:rsid w:val="006828EB"/>
    <w:rsid w:val="00682B8E"/>
    <w:rsid w:val="006859ED"/>
    <w:rsid w:val="00685FDC"/>
    <w:rsid w:val="00687B64"/>
    <w:rsid w:val="006909E7"/>
    <w:rsid w:val="00691D35"/>
    <w:rsid w:val="006A14A0"/>
    <w:rsid w:val="006A52DE"/>
    <w:rsid w:val="006A5B2C"/>
    <w:rsid w:val="006A6211"/>
    <w:rsid w:val="006A6CC8"/>
    <w:rsid w:val="006B1BB9"/>
    <w:rsid w:val="006B25DC"/>
    <w:rsid w:val="006B2CB4"/>
    <w:rsid w:val="006B357B"/>
    <w:rsid w:val="006B55A2"/>
    <w:rsid w:val="006B5D9B"/>
    <w:rsid w:val="006C2AD3"/>
    <w:rsid w:val="006C2B74"/>
    <w:rsid w:val="006C5E14"/>
    <w:rsid w:val="006C6B2A"/>
    <w:rsid w:val="006C746C"/>
    <w:rsid w:val="006D03D6"/>
    <w:rsid w:val="006D1AD1"/>
    <w:rsid w:val="006D437A"/>
    <w:rsid w:val="006E03CF"/>
    <w:rsid w:val="006E0802"/>
    <w:rsid w:val="006E18D0"/>
    <w:rsid w:val="006E1AFA"/>
    <w:rsid w:val="006E41EE"/>
    <w:rsid w:val="006E7780"/>
    <w:rsid w:val="006F0081"/>
    <w:rsid w:val="006F067C"/>
    <w:rsid w:val="006F398A"/>
    <w:rsid w:val="006F4DF7"/>
    <w:rsid w:val="006F50A8"/>
    <w:rsid w:val="006F71FD"/>
    <w:rsid w:val="00700DF4"/>
    <w:rsid w:val="007016D5"/>
    <w:rsid w:val="00701C2A"/>
    <w:rsid w:val="007034A4"/>
    <w:rsid w:val="00703AB7"/>
    <w:rsid w:val="00704B8F"/>
    <w:rsid w:val="00705BD0"/>
    <w:rsid w:val="00705CC3"/>
    <w:rsid w:val="00710860"/>
    <w:rsid w:val="007114E4"/>
    <w:rsid w:val="007136F1"/>
    <w:rsid w:val="0071570A"/>
    <w:rsid w:val="007170EE"/>
    <w:rsid w:val="00724A34"/>
    <w:rsid w:val="00725FAF"/>
    <w:rsid w:val="0072662F"/>
    <w:rsid w:val="007320A9"/>
    <w:rsid w:val="007326A9"/>
    <w:rsid w:val="00735298"/>
    <w:rsid w:val="0073547C"/>
    <w:rsid w:val="00736FB6"/>
    <w:rsid w:val="00737067"/>
    <w:rsid w:val="007412FC"/>
    <w:rsid w:val="00742100"/>
    <w:rsid w:val="00744B6C"/>
    <w:rsid w:val="007466A9"/>
    <w:rsid w:val="007479DA"/>
    <w:rsid w:val="00754699"/>
    <w:rsid w:val="00757D83"/>
    <w:rsid w:val="0076270F"/>
    <w:rsid w:val="00763B79"/>
    <w:rsid w:val="00763E16"/>
    <w:rsid w:val="0077022D"/>
    <w:rsid w:val="007714BD"/>
    <w:rsid w:val="00771D4F"/>
    <w:rsid w:val="00771D8F"/>
    <w:rsid w:val="00773BC6"/>
    <w:rsid w:val="00776514"/>
    <w:rsid w:val="00783328"/>
    <w:rsid w:val="0078338F"/>
    <w:rsid w:val="00787632"/>
    <w:rsid w:val="00792ADB"/>
    <w:rsid w:val="00792EB8"/>
    <w:rsid w:val="007955A2"/>
    <w:rsid w:val="007973DE"/>
    <w:rsid w:val="00797591"/>
    <w:rsid w:val="007A17D0"/>
    <w:rsid w:val="007A2637"/>
    <w:rsid w:val="007A6182"/>
    <w:rsid w:val="007A6913"/>
    <w:rsid w:val="007A7931"/>
    <w:rsid w:val="007B1D21"/>
    <w:rsid w:val="007B2342"/>
    <w:rsid w:val="007B2FF2"/>
    <w:rsid w:val="007B3BF9"/>
    <w:rsid w:val="007B474A"/>
    <w:rsid w:val="007B5158"/>
    <w:rsid w:val="007B5D6B"/>
    <w:rsid w:val="007C1AC7"/>
    <w:rsid w:val="007C2A53"/>
    <w:rsid w:val="007C35DF"/>
    <w:rsid w:val="007C366D"/>
    <w:rsid w:val="007C3ABF"/>
    <w:rsid w:val="007C42DD"/>
    <w:rsid w:val="007C58D5"/>
    <w:rsid w:val="007D3C65"/>
    <w:rsid w:val="007D6727"/>
    <w:rsid w:val="007D6CB9"/>
    <w:rsid w:val="007D72E0"/>
    <w:rsid w:val="007D7F47"/>
    <w:rsid w:val="007E0A5E"/>
    <w:rsid w:val="007E1B23"/>
    <w:rsid w:val="007E292E"/>
    <w:rsid w:val="007E2BF7"/>
    <w:rsid w:val="007E32FA"/>
    <w:rsid w:val="007F0176"/>
    <w:rsid w:val="007F0C1F"/>
    <w:rsid w:val="007F14B6"/>
    <w:rsid w:val="007F27B7"/>
    <w:rsid w:val="007F31D7"/>
    <w:rsid w:val="007F5368"/>
    <w:rsid w:val="007F547E"/>
    <w:rsid w:val="007F7863"/>
    <w:rsid w:val="007F78CC"/>
    <w:rsid w:val="007F7AA8"/>
    <w:rsid w:val="00800E99"/>
    <w:rsid w:val="0080144E"/>
    <w:rsid w:val="00804216"/>
    <w:rsid w:val="00804FD8"/>
    <w:rsid w:val="008056EE"/>
    <w:rsid w:val="00810A3A"/>
    <w:rsid w:val="008111C1"/>
    <w:rsid w:val="00811697"/>
    <w:rsid w:val="00811729"/>
    <w:rsid w:val="00812320"/>
    <w:rsid w:val="00812E6D"/>
    <w:rsid w:val="008154AB"/>
    <w:rsid w:val="00816A0F"/>
    <w:rsid w:val="0081753E"/>
    <w:rsid w:val="00817965"/>
    <w:rsid w:val="00817D81"/>
    <w:rsid w:val="00821E56"/>
    <w:rsid w:val="00823D74"/>
    <w:rsid w:val="008247BC"/>
    <w:rsid w:val="0082545A"/>
    <w:rsid w:val="00825F37"/>
    <w:rsid w:val="0082615B"/>
    <w:rsid w:val="00826530"/>
    <w:rsid w:val="00826704"/>
    <w:rsid w:val="00831BF4"/>
    <w:rsid w:val="00831CB9"/>
    <w:rsid w:val="00832A92"/>
    <w:rsid w:val="00833F41"/>
    <w:rsid w:val="008358C4"/>
    <w:rsid w:val="0083648C"/>
    <w:rsid w:val="0083734E"/>
    <w:rsid w:val="008431C6"/>
    <w:rsid w:val="00847BF5"/>
    <w:rsid w:val="00850878"/>
    <w:rsid w:val="008518CE"/>
    <w:rsid w:val="00862CC6"/>
    <w:rsid w:val="00865B9C"/>
    <w:rsid w:val="00867BF2"/>
    <w:rsid w:val="00872222"/>
    <w:rsid w:val="00872265"/>
    <w:rsid w:val="00872A3B"/>
    <w:rsid w:val="00873C97"/>
    <w:rsid w:val="00877D9A"/>
    <w:rsid w:val="00881677"/>
    <w:rsid w:val="008820E8"/>
    <w:rsid w:val="00882C1C"/>
    <w:rsid w:val="008837EB"/>
    <w:rsid w:val="00885E41"/>
    <w:rsid w:val="00886E00"/>
    <w:rsid w:val="00887157"/>
    <w:rsid w:val="00890951"/>
    <w:rsid w:val="0089116F"/>
    <w:rsid w:val="008923C1"/>
    <w:rsid w:val="00892E10"/>
    <w:rsid w:val="00893075"/>
    <w:rsid w:val="008951AE"/>
    <w:rsid w:val="00895264"/>
    <w:rsid w:val="008955AD"/>
    <w:rsid w:val="008958BF"/>
    <w:rsid w:val="00897C1F"/>
    <w:rsid w:val="008A5F21"/>
    <w:rsid w:val="008A6F43"/>
    <w:rsid w:val="008A7423"/>
    <w:rsid w:val="008B42FC"/>
    <w:rsid w:val="008B6202"/>
    <w:rsid w:val="008B7199"/>
    <w:rsid w:val="008C032A"/>
    <w:rsid w:val="008C551A"/>
    <w:rsid w:val="008C57C9"/>
    <w:rsid w:val="008C5969"/>
    <w:rsid w:val="008C6DFF"/>
    <w:rsid w:val="008D115D"/>
    <w:rsid w:val="008D385D"/>
    <w:rsid w:val="008D426B"/>
    <w:rsid w:val="008D47A7"/>
    <w:rsid w:val="008D4900"/>
    <w:rsid w:val="008D7CE4"/>
    <w:rsid w:val="008E0FC2"/>
    <w:rsid w:val="008E1314"/>
    <w:rsid w:val="008E165C"/>
    <w:rsid w:val="008E19D3"/>
    <w:rsid w:val="008E1A8E"/>
    <w:rsid w:val="008E1C77"/>
    <w:rsid w:val="008E21E5"/>
    <w:rsid w:val="008E305C"/>
    <w:rsid w:val="008E36EC"/>
    <w:rsid w:val="008E389C"/>
    <w:rsid w:val="008E4FA9"/>
    <w:rsid w:val="008E5789"/>
    <w:rsid w:val="008E5EA5"/>
    <w:rsid w:val="008E66C2"/>
    <w:rsid w:val="008E74B7"/>
    <w:rsid w:val="008F2FB5"/>
    <w:rsid w:val="008F3FE7"/>
    <w:rsid w:val="008F46E8"/>
    <w:rsid w:val="008F5E67"/>
    <w:rsid w:val="008F6486"/>
    <w:rsid w:val="00901D96"/>
    <w:rsid w:val="00902592"/>
    <w:rsid w:val="00904403"/>
    <w:rsid w:val="00907BF2"/>
    <w:rsid w:val="009114A3"/>
    <w:rsid w:val="009116BD"/>
    <w:rsid w:val="009147F5"/>
    <w:rsid w:val="009148F5"/>
    <w:rsid w:val="00917990"/>
    <w:rsid w:val="009200CB"/>
    <w:rsid w:val="009210EB"/>
    <w:rsid w:val="009220CE"/>
    <w:rsid w:val="00924046"/>
    <w:rsid w:val="0092544E"/>
    <w:rsid w:val="00930967"/>
    <w:rsid w:val="00931D39"/>
    <w:rsid w:val="00932EA5"/>
    <w:rsid w:val="00933794"/>
    <w:rsid w:val="00936366"/>
    <w:rsid w:val="009371FA"/>
    <w:rsid w:val="00937F24"/>
    <w:rsid w:val="009400EB"/>
    <w:rsid w:val="009403E2"/>
    <w:rsid w:val="00940CB0"/>
    <w:rsid w:val="0094310B"/>
    <w:rsid w:val="0094385C"/>
    <w:rsid w:val="00943E62"/>
    <w:rsid w:val="00945FB9"/>
    <w:rsid w:val="009502BE"/>
    <w:rsid w:val="0095268B"/>
    <w:rsid w:val="00953E25"/>
    <w:rsid w:val="009548BA"/>
    <w:rsid w:val="0095506A"/>
    <w:rsid w:val="00955FBF"/>
    <w:rsid w:val="009567C8"/>
    <w:rsid w:val="00957D61"/>
    <w:rsid w:val="009613C9"/>
    <w:rsid w:val="0096285A"/>
    <w:rsid w:val="00963B1D"/>
    <w:rsid w:val="009645B6"/>
    <w:rsid w:val="00966AD0"/>
    <w:rsid w:val="00973699"/>
    <w:rsid w:val="00974728"/>
    <w:rsid w:val="00980E36"/>
    <w:rsid w:val="00981530"/>
    <w:rsid w:val="00981B8C"/>
    <w:rsid w:val="00983CAF"/>
    <w:rsid w:val="0098456C"/>
    <w:rsid w:val="0098673B"/>
    <w:rsid w:val="00993A0F"/>
    <w:rsid w:val="009948FC"/>
    <w:rsid w:val="00994C07"/>
    <w:rsid w:val="00994E72"/>
    <w:rsid w:val="009976BE"/>
    <w:rsid w:val="009A0F8C"/>
    <w:rsid w:val="009A15E5"/>
    <w:rsid w:val="009A44BF"/>
    <w:rsid w:val="009A5460"/>
    <w:rsid w:val="009A570E"/>
    <w:rsid w:val="009A61FA"/>
    <w:rsid w:val="009A74A1"/>
    <w:rsid w:val="009B02F5"/>
    <w:rsid w:val="009B0B15"/>
    <w:rsid w:val="009B1D5A"/>
    <w:rsid w:val="009B382C"/>
    <w:rsid w:val="009B7D43"/>
    <w:rsid w:val="009C08CC"/>
    <w:rsid w:val="009C0D10"/>
    <w:rsid w:val="009C208F"/>
    <w:rsid w:val="009D0DBA"/>
    <w:rsid w:val="009D2B3C"/>
    <w:rsid w:val="009D4587"/>
    <w:rsid w:val="009D6FF9"/>
    <w:rsid w:val="009D7632"/>
    <w:rsid w:val="009E2E3B"/>
    <w:rsid w:val="009E3496"/>
    <w:rsid w:val="009E3E00"/>
    <w:rsid w:val="009E4F92"/>
    <w:rsid w:val="009F5881"/>
    <w:rsid w:val="009F5D76"/>
    <w:rsid w:val="009F74B3"/>
    <w:rsid w:val="00A0109E"/>
    <w:rsid w:val="00A019F9"/>
    <w:rsid w:val="00A031AB"/>
    <w:rsid w:val="00A03A7B"/>
    <w:rsid w:val="00A04073"/>
    <w:rsid w:val="00A052EA"/>
    <w:rsid w:val="00A11606"/>
    <w:rsid w:val="00A11CE5"/>
    <w:rsid w:val="00A12DE6"/>
    <w:rsid w:val="00A131A2"/>
    <w:rsid w:val="00A149C7"/>
    <w:rsid w:val="00A157C7"/>
    <w:rsid w:val="00A20373"/>
    <w:rsid w:val="00A2109C"/>
    <w:rsid w:val="00A21492"/>
    <w:rsid w:val="00A21BE0"/>
    <w:rsid w:val="00A23486"/>
    <w:rsid w:val="00A23582"/>
    <w:rsid w:val="00A2362D"/>
    <w:rsid w:val="00A260DA"/>
    <w:rsid w:val="00A272FB"/>
    <w:rsid w:val="00A31000"/>
    <w:rsid w:val="00A31A12"/>
    <w:rsid w:val="00A31BCE"/>
    <w:rsid w:val="00A34EA8"/>
    <w:rsid w:val="00A35931"/>
    <w:rsid w:val="00A40BE2"/>
    <w:rsid w:val="00A42749"/>
    <w:rsid w:val="00A42A2D"/>
    <w:rsid w:val="00A4331C"/>
    <w:rsid w:val="00A516B3"/>
    <w:rsid w:val="00A541EC"/>
    <w:rsid w:val="00A55532"/>
    <w:rsid w:val="00A56A6D"/>
    <w:rsid w:val="00A573B6"/>
    <w:rsid w:val="00A57AD0"/>
    <w:rsid w:val="00A607D5"/>
    <w:rsid w:val="00A61F6F"/>
    <w:rsid w:val="00A6243A"/>
    <w:rsid w:val="00A62912"/>
    <w:rsid w:val="00A64689"/>
    <w:rsid w:val="00A64EFF"/>
    <w:rsid w:val="00A671C0"/>
    <w:rsid w:val="00A72EB6"/>
    <w:rsid w:val="00A731AB"/>
    <w:rsid w:val="00A74D8E"/>
    <w:rsid w:val="00A751D5"/>
    <w:rsid w:val="00A75CB0"/>
    <w:rsid w:val="00A76E62"/>
    <w:rsid w:val="00A77103"/>
    <w:rsid w:val="00A80A5A"/>
    <w:rsid w:val="00A8458B"/>
    <w:rsid w:val="00A84E61"/>
    <w:rsid w:val="00A85043"/>
    <w:rsid w:val="00A85747"/>
    <w:rsid w:val="00A86E8A"/>
    <w:rsid w:val="00A90874"/>
    <w:rsid w:val="00A93958"/>
    <w:rsid w:val="00A9406E"/>
    <w:rsid w:val="00A94497"/>
    <w:rsid w:val="00A97BCE"/>
    <w:rsid w:val="00AA0A8F"/>
    <w:rsid w:val="00AA35B6"/>
    <w:rsid w:val="00AA648C"/>
    <w:rsid w:val="00AA6A85"/>
    <w:rsid w:val="00AA6EC8"/>
    <w:rsid w:val="00AB00A5"/>
    <w:rsid w:val="00AB0346"/>
    <w:rsid w:val="00AB155B"/>
    <w:rsid w:val="00AB65C1"/>
    <w:rsid w:val="00AB6FF8"/>
    <w:rsid w:val="00AB70B6"/>
    <w:rsid w:val="00AB7791"/>
    <w:rsid w:val="00AC1A9C"/>
    <w:rsid w:val="00AC2225"/>
    <w:rsid w:val="00AC3E67"/>
    <w:rsid w:val="00AC44B5"/>
    <w:rsid w:val="00AC61D9"/>
    <w:rsid w:val="00AD018E"/>
    <w:rsid w:val="00AD033D"/>
    <w:rsid w:val="00AD15E6"/>
    <w:rsid w:val="00AD4FD9"/>
    <w:rsid w:val="00AD580F"/>
    <w:rsid w:val="00AD60B6"/>
    <w:rsid w:val="00AD6C80"/>
    <w:rsid w:val="00AD72D5"/>
    <w:rsid w:val="00AD7907"/>
    <w:rsid w:val="00AD7CE8"/>
    <w:rsid w:val="00AE00A0"/>
    <w:rsid w:val="00AE2BD5"/>
    <w:rsid w:val="00AE2C44"/>
    <w:rsid w:val="00AE31AC"/>
    <w:rsid w:val="00AE4AAA"/>
    <w:rsid w:val="00AE5438"/>
    <w:rsid w:val="00AF1622"/>
    <w:rsid w:val="00AF18B3"/>
    <w:rsid w:val="00AF21A8"/>
    <w:rsid w:val="00AF4A65"/>
    <w:rsid w:val="00AF6821"/>
    <w:rsid w:val="00B00168"/>
    <w:rsid w:val="00B0072B"/>
    <w:rsid w:val="00B01D34"/>
    <w:rsid w:val="00B04212"/>
    <w:rsid w:val="00B04F0E"/>
    <w:rsid w:val="00B06B2E"/>
    <w:rsid w:val="00B15E8D"/>
    <w:rsid w:val="00B1679F"/>
    <w:rsid w:val="00B2031B"/>
    <w:rsid w:val="00B23BCB"/>
    <w:rsid w:val="00B27121"/>
    <w:rsid w:val="00B30649"/>
    <w:rsid w:val="00B30A51"/>
    <w:rsid w:val="00B30EE7"/>
    <w:rsid w:val="00B327D5"/>
    <w:rsid w:val="00B378F3"/>
    <w:rsid w:val="00B37E0C"/>
    <w:rsid w:val="00B40129"/>
    <w:rsid w:val="00B4156E"/>
    <w:rsid w:val="00B44721"/>
    <w:rsid w:val="00B4474A"/>
    <w:rsid w:val="00B4768F"/>
    <w:rsid w:val="00B476EC"/>
    <w:rsid w:val="00B530F2"/>
    <w:rsid w:val="00B565B3"/>
    <w:rsid w:val="00B57D06"/>
    <w:rsid w:val="00B6343B"/>
    <w:rsid w:val="00B63E36"/>
    <w:rsid w:val="00B64B0C"/>
    <w:rsid w:val="00B650F7"/>
    <w:rsid w:val="00B6577A"/>
    <w:rsid w:val="00B662A6"/>
    <w:rsid w:val="00B66BAE"/>
    <w:rsid w:val="00B73A02"/>
    <w:rsid w:val="00B73FE8"/>
    <w:rsid w:val="00B742BA"/>
    <w:rsid w:val="00B810EE"/>
    <w:rsid w:val="00B910D8"/>
    <w:rsid w:val="00BA474A"/>
    <w:rsid w:val="00BB014A"/>
    <w:rsid w:val="00BB1F1A"/>
    <w:rsid w:val="00BB363B"/>
    <w:rsid w:val="00BB3EB0"/>
    <w:rsid w:val="00BB6310"/>
    <w:rsid w:val="00BB792F"/>
    <w:rsid w:val="00BC270C"/>
    <w:rsid w:val="00BC2C84"/>
    <w:rsid w:val="00BC6995"/>
    <w:rsid w:val="00BD7217"/>
    <w:rsid w:val="00BE1157"/>
    <w:rsid w:val="00BE1E16"/>
    <w:rsid w:val="00BE43C4"/>
    <w:rsid w:val="00BE48F4"/>
    <w:rsid w:val="00BE52BF"/>
    <w:rsid w:val="00BE77F4"/>
    <w:rsid w:val="00BE7B72"/>
    <w:rsid w:val="00BF2F24"/>
    <w:rsid w:val="00BF4A8E"/>
    <w:rsid w:val="00BF4CE8"/>
    <w:rsid w:val="00C055FB"/>
    <w:rsid w:val="00C05C96"/>
    <w:rsid w:val="00C06046"/>
    <w:rsid w:val="00C06B52"/>
    <w:rsid w:val="00C06F96"/>
    <w:rsid w:val="00C07432"/>
    <w:rsid w:val="00C11B24"/>
    <w:rsid w:val="00C128F3"/>
    <w:rsid w:val="00C16BF2"/>
    <w:rsid w:val="00C16F11"/>
    <w:rsid w:val="00C16FD6"/>
    <w:rsid w:val="00C23E96"/>
    <w:rsid w:val="00C27AB9"/>
    <w:rsid w:val="00C32B2B"/>
    <w:rsid w:val="00C33654"/>
    <w:rsid w:val="00C33F6A"/>
    <w:rsid w:val="00C36E80"/>
    <w:rsid w:val="00C4015A"/>
    <w:rsid w:val="00C4070A"/>
    <w:rsid w:val="00C41C87"/>
    <w:rsid w:val="00C42100"/>
    <w:rsid w:val="00C42E46"/>
    <w:rsid w:val="00C43C9F"/>
    <w:rsid w:val="00C43F38"/>
    <w:rsid w:val="00C44501"/>
    <w:rsid w:val="00C45A9E"/>
    <w:rsid w:val="00C50507"/>
    <w:rsid w:val="00C543E1"/>
    <w:rsid w:val="00C5479B"/>
    <w:rsid w:val="00C54DF0"/>
    <w:rsid w:val="00C55A0B"/>
    <w:rsid w:val="00C60057"/>
    <w:rsid w:val="00C60DEC"/>
    <w:rsid w:val="00C61F94"/>
    <w:rsid w:val="00C655D5"/>
    <w:rsid w:val="00C7115A"/>
    <w:rsid w:val="00C71FD3"/>
    <w:rsid w:val="00C72608"/>
    <w:rsid w:val="00C7319A"/>
    <w:rsid w:val="00C740CE"/>
    <w:rsid w:val="00C80558"/>
    <w:rsid w:val="00C82AD2"/>
    <w:rsid w:val="00C84408"/>
    <w:rsid w:val="00C84CDE"/>
    <w:rsid w:val="00C8630E"/>
    <w:rsid w:val="00C87648"/>
    <w:rsid w:val="00C91EC2"/>
    <w:rsid w:val="00C9534B"/>
    <w:rsid w:val="00CA07BD"/>
    <w:rsid w:val="00CA24DE"/>
    <w:rsid w:val="00CA2CB6"/>
    <w:rsid w:val="00CA4B75"/>
    <w:rsid w:val="00CB0F34"/>
    <w:rsid w:val="00CB260E"/>
    <w:rsid w:val="00CB2744"/>
    <w:rsid w:val="00CB5793"/>
    <w:rsid w:val="00CC0251"/>
    <w:rsid w:val="00CC0B7B"/>
    <w:rsid w:val="00CC1D11"/>
    <w:rsid w:val="00CC33A1"/>
    <w:rsid w:val="00CC3C2A"/>
    <w:rsid w:val="00CC5F67"/>
    <w:rsid w:val="00CD05B8"/>
    <w:rsid w:val="00CD1C38"/>
    <w:rsid w:val="00CD1D45"/>
    <w:rsid w:val="00CD2623"/>
    <w:rsid w:val="00CD266A"/>
    <w:rsid w:val="00CD29E9"/>
    <w:rsid w:val="00CD3DF8"/>
    <w:rsid w:val="00CD54A5"/>
    <w:rsid w:val="00CD72AE"/>
    <w:rsid w:val="00CE4975"/>
    <w:rsid w:val="00CE62D1"/>
    <w:rsid w:val="00CE7491"/>
    <w:rsid w:val="00CF72E6"/>
    <w:rsid w:val="00D029E0"/>
    <w:rsid w:val="00D0317B"/>
    <w:rsid w:val="00D06256"/>
    <w:rsid w:val="00D06F9C"/>
    <w:rsid w:val="00D12CC2"/>
    <w:rsid w:val="00D13D1C"/>
    <w:rsid w:val="00D15899"/>
    <w:rsid w:val="00D2328A"/>
    <w:rsid w:val="00D24392"/>
    <w:rsid w:val="00D264C1"/>
    <w:rsid w:val="00D272DE"/>
    <w:rsid w:val="00D31E50"/>
    <w:rsid w:val="00D379ED"/>
    <w:rsid w:val="00D40B97"/>
    <w:rsid w:val="00D4106F"/>
    <w:rsid w:val="00D4180C"/>
    <w:rsid w:val="00D438E3"/>
    <w:rsid w:val="00D43B56"/>
    <w:rsid w:val="00D44B0D"/>
    <w:rsid w:val="00D44D11"/>
    <w:rsid w:val="00D45E24"/>
    <w:rsid w:val="00D500A2"/>
    <w:rsid w:val="00D5265B"/>
    <w:rsid w:val="00D52C97"/>
    <w:rsid w:val="00D55212"/>
    <w:rsid w:val="00D5527B"/>
    <w:rsid w:val="00D55F4A"/>
    <w:rsid w:val="00D562D4"/>
    <w:rsid w:val="00D57976"/>
    <w:rsid w:val="00D57BA5"/>
    <w:rsid w:val="00D60783"/>
    <w:rsid w:val="00D611ED"/>
    <w:rsid w:val="00D615FF"/>
    <w:rsid w:val="00D63868"/>
    <w:rsid w:val="00D65742"/>
    <w:rsid w:val="00D70E28"/>
    <w:rsid w:val="00D7151B"/>
    <w:rsid w:val="00D7260A"/>
    <w:rsid w:val="00D7296B"/>
    <w:rsid w:val="00D7405A"/>
    <w:rsid w:val="00D75A20"/>
    <w:rsid w:val="00D760A3"/>
    <w:rsid w:val="00D767C1"/>
    <w:rsid w:val="00D80464"/>
    <w:rsid w:val="00D80D22"/>
    <w:rsid w:val="00D843D8"/>
    <w:rsid w:val="00D84FB6"/>
    <w:rsid w:val="00D94149"/>
    <w:rsid w:val="00D94BB6"/>
    <w:rsid w:val="00DA01C3"/>
    <w:rsid w:val="00DA12A7"/>
    <w:rsid w:val="00DA12B8"/>
    <w:rsid w:val="00DA2773"/>
    <w:rsid w:val="00DA46D0"/>
    <w:rsid w:val="00DA5519"/>
    <w:rsid w:val="00DA6FC7"/>
    <w:rsid w:val="00DB1F72"/>
    <w:rsid w:val="00DB5A47"/>
    <w:rsid w:val="00DB7CCE"/>
    <w:rsid w:val="00DC0902"/>
    <w:rsid w:val="00DC2BB8"/>
    <w:rsid w:val="00DC2D00"/>
    <w:rsid w:val="00DC43E4"/>
    <w:rsid w:val="00DC5CCF"/>
    <w:rsid w:val="00DD0C8B"/>
    <w:rsid w:val="00DD21B9"/>
    <w:rsid w:val="00DD264F"/>
    <w:rsid w:val="00DE1778"/>
    <w:rsid w:val="00DE2126"/>
    <w:rsid w:val="00DE2E93"/>
    <w:rsid w:val="00DE3331"/>
    <w:rsid w:val="00DE72DA"/>
    <w:rsid w:val="00DF17D1"/>
    <w:rsid w:val="00DF1957"/>
    <w:rsid w:val="00DF328F"/>
    <w:rsid w:val="00DF5C4E"/>
    <w:rsid w:val="00DF7FB4"/>
    <w:rsid w:val="00E0008A"/>
    <w:rsid w:val="00E00158"/>
    <w:rsid w:val="00E00971"/>
    <w:rsid w:val="00E00C9B"/>
    <w:rsid w:val="00E144B8"/>
    <w:rsid w:val="00E14618"/>
    <w:rsid w:val="00E1610A"/>
    <w:rsid w:val="00E2360A"/>
    <w:rsid w:val="00E25DCD"/>
    <w:rsid w:val="00E26612"/>
    <w:rsid w:val="00E30518"/>
    <w:rsid w:val="00E31545"/>
    <w:rsid w:val="00E317E2"/>
    <w:rsid w:val="00E365F7"/>
    <w:rsid w:val="00E37C32"/>
    <w:rsid w:val="00E44401"/>
    <w:rsid w:val="00E46892"/>
    <w:rsid w:val="00E47A43"/>
    <w:rsid w:val="00E50882"/>
    <w:rsid w:val="00E50BFC"/>
    <w:rsid w:val="00E515FE"/>
    <w:rsid w:val="00E518C1"/>
    <w:rsid w:val="00E52104"/>
    <w:rsid w:val="00E52C74"/>
    <w:rsid w:val="00E539C1"/>
    <w:rsid w:val="00E5511D"/>
    <w:rsid w:val="00E556EC"/>
    <w:rsid w:val="00E55F24"/>
    <w:rsid w:val="00E56A72"/>
    <w:rsid w:val="00E64F80"/>
    <w:rsid w:val="00E65139"/>
    <w:rsid w:val="00E651EF"/>
    <w:rsid w:val="00E6538C"/>
    <w:rsid w:val="00E7299C"/>
    <w:rsid w:val="00E72D65"/>
    <w:rsid w:val="00E7324F"/>
    <w:rsid w:val="00E74315"/>
    <w:rsid w:val="00E76555"/>
    <w:rsid w:val="00E775DB"/>
    <w:rsid w:val="00E77C70"/>
    <w:rsid w:val="00E8062C"/>
    <w:rsid w:val="00E80C97"/>
    <w:rsid w:val="00E845CD"/>
    <w:rsid w:val="00E8466F"/>
    <w:rsid w:val="00E84860"/>
    <w:rsid w:val="00E84E3A"/>
    <w:rsid w:val="00E86F6E"/>
    <w:rsid w:val="00E87614"/>
    <w:rsid w:val="00E93A7C"/>
    <w:rsid w:val="00E93FA7"/>
    <w:rsid w:val="00E9499D"/>
    <w:rsid w:val="00E94F32"/>
    <w:rsid w:val="00E97B63"/>
    <w:rsid w:val="00EA0B45"/>
    <w:rsid w:val="00EA2DDF"/>
    <w:rsid w:val="00EA51D4"/>
    <w:rsid w:val="00EB7FB6"/>
    <w:rsid w:val="00EC09BA"/>
    <w:rsid w:val="00EC0D12"/>
    <w:rsid w:val="00EC2309"/>
    <w:rsid w:val="00EC49A2"/>
    <w:rsid w:val="00EC540A"/>
    <w:rsid w:val="00EC6ED3"/>
    <w:rsid w:val="00EC78D9"/>
    <w:rsid w:val="00EC7A51"/>
    <w:rsid w:val="00EC7F1D"/>
    <w:rsid w:val="00ED2ECD"/>
    <w:rsid w:val="00ED77A0"/>
    <w:rsid w:val="00EE12F4"/>
    <w:rsid w:val="00EE1CEC"/>
    <w:rsid w:val="00EE2B46"/>
    <w:rsid w:val="00EE339F"/>
    <w:rsid w:val="00EE3B79"/>
    <w:rsid w:val="00EE4DF5"/>
    <w:rsid w:val="00EE748D"/>
    <w:rsid w:val="00EE751E"/>
    <w:rsid w:val="00EF12C5"/>
    <w:rsid w:val="00EF2383"/>
    <w:rsid w:val="00EF73EF"/>
    <w:rsid w:val="00EF789C"/>
    <w:rsid w:val="00F023B2"/>
    <w:rsid w:val="00F06A02"/>
    <w:rsid w:val="00F073F5"/>
    <w:rsid w:val="00F07A08"/>
    <w:rsid w:val="00F1262E"/>
    <w:rsid w:val="00F13450"/>
    <w:rsid w:val="00F14FAE"/>
    <w:rsid w:val="00F16DBA"/>
    <w:rsid w:val="00F21EAB"/>
    <w:rsid w:val="00F2724C"/>
    <w:rsid w:val="00F317C1"/>
    <w:rsid w:val="00F31ADD"/>
    <w:rsid w:val="00F36207"/>
    <w:rsid w:val="00F376B6"/>
    <w:rsid w:val="00F425B6"/>
    <w:rsid w:val="00F4314C"/>
    <w:rsid w:val="00F43487"/>
    <w:rsid w:val="00F46809"/>
    <w:rsid w:val="00F525A1"/>
    <w:rsid w:val="00F535AF"/>
    <w:rsid w:val="00F56044"/>
    <w:rsid w:val="00F57DA8"/>
    <w:rsid w:val="00F60457"/>
    <w:rsid w:val="00F61F0C"/>
    <w:rsid w:val="00F63785"/>
    <w:rsid w:val="00F638DD"/>
    <w:rsid w:val="00F66EF0"/>
    <w:rsid w:val="00F67AD4"/>
    <w:rsid w:val="00F711CA"/>
    <w:rsid w:val="00F71370"/>
    <w:rsid w:val="00F71AF0"/>
    <w:rsid w:val="00F72742"/>
    <w:rsid w:val="00F76710"/>
    <w:rsid w:val="00F77577"/>
    <w:rsid w:val="00F803E7"/>
    <w:rsid w:val="00F81C4F"/>
    <w:rsid w:val="00F829DD"/>
    <w:rsid w:val="00F84073"/>
    <w:rsid w:val="00F8545D"/>
    <w:rsid w:val="00F86C1E"/>
    <w:rsid w:val="00F86EE9"/>
    <w:rsid w:val="00F87216"/>
    <w:rsid w:val="00F90A10"/>
    <w:rsid w:val="00F91020"/>
    <w:rsid w:val="00F91685"/>
    <w:rsid w:val="00F91E18"/>
    <w:rsid w:val="00F923D9"/>
    <w:rsid w:val="00F92664"/>
    <w:rsid w:val="00F959A7"/>
    <w:rsid w:val="00F9609C"/>
    <w:rsid w:val="00F96899"/>
    <w:rsid w:val="00FA43EC"/>
    <w:rsid w:val="00FA54B1"/>
    <w:rsid w:val="00FA603E"/>
    <w:rsid w:val="00FA6C27"/>
    <w:rsid w:val="00FB2214"/>
    <w:rsid w:val="00FB29A1"/>
    <w:rsid w:val="00FB3240"/>
    <w:rsid w:val="00FB3324"/>
    <w:rsid w:val="00FB7742"/>
    <w:rsid w:val="00FB7AE1"/>
    <w:rsid w:val="00FB7D69"/>
    <w:rsid w:val="00FC17B2"/>
    <w:rsid w:val="00FC3293"/>
    <w:rsid w:val="00FC4F38"/>
    <w:rsid w:val="00FC73A1"/>
    <w:rsid w:val="00FD2DA5"/>
    <w:rsid w:val="00FD62DF"/>
    <w:rsid w:val="00FD7CE8"/>
    <w:rsid w:val="00FE143B"/>
    <w:rsid w:val="00FE1933"/>
    <w:rsid w:val="00FE20CB"/>
    <w:rsid w:val="00FE4895"/>
    <w:rsid w:val="00FE4E3D"/>
    <w:rsid w:val="00FE79C6"/>
    <w:rsid w:val="00FF0589"/>
    <w:rsid w:val="00FF1DF4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D29555"/>
  <w15:docId w15:val="{2B26B309-30D6-4C06-A581-C8023254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B55"/>
    <w:rPr>
      <w:rFonts w:ascii="Arial" w:hAnsi="Arial"/>
    </w:rPr>
  </w:style>
  <w:style w:type="paragraph" w:styleId="10">
    <w:name w:val="heading 1"/>
    <w:basedOn w:val="a"/>
    <w:next w:val="a"/>
    <w:link w:val="11"/>
    <w:uiPriority w:val="9"/>
    <w:qFormat/>
    <w:rsid w:val="004E513B"/>
    <w:pPr>
      <w:keepNext/>
      <w:keepLines/>
      <w:spacing w:before="48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 w:line="259" w:lineRule="auto"/>
      <w:outlineLvl w:val="2"/>
    </w:pPr>
    <w:rPr>
      <w:rFonts w:ascii="Calibri" w:eastAsiaTheme="majorEastAsia" w:hAnsi="Calibri" w:cstheme="majorBidi"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80" w:after="40" w:line="259" w:lineRule="auto"/>
      <w:outlineLvl w:val="3"/>
    </w:pPr>
    <w:rPr>
      <w:rFonts w:ascii="Calibri" w:eastAsiaTheme="majorEastAsia" w:hAnsi="Calibri" w:cstheme="majorBidi"/>
      <w:i/>
      <w:iCs/>
      <w:color w:val="365F91" w:themeColor="accent1" w:themeShade="BF"/>
      <w:u w:color="000000"/>
      <w:bdr w:val="nil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80" w:after="40" w:line="259" w:lineRule="auto"/>
      <w:outlineLvl w:val="4"/>
    </w:pPr>
    <w:rPr>
      <w:rFonts w:ascii="Calibri" w:eastAsiaTheme="majorEastAsia" w:hAnsi="Calibri" w:cstheme="majorBidi"/>
      <w:color w:val="365F91" w:themeColor="accent1" w:themeShade="BF"/>
      <w:u w:color="000000"/>
      <w:bdr w:val="nil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59" w:lineRule="auto"/>
      <w:outlineLvl w:val="5"/>
    </w:pPr>
    <w:rPr>
      <w:rFonts w:ascii="Calibri" w:eastAsiaTheme="majorEastAsia" w:hAnsi="Calibri" w:cstheme="majorBidi"/>
      <w:i/>
      <w:iCs/>
      <w:color w:val="595959" w:themeColor="text1" w:themeTint="A6"/>
      <w:u w:color="000000"/>
      <w:bdr w:val="nil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59" w:lineRule="auto"/>
      <w:outlineLvl w:val="6"/>
    </w:pPr>
    <w:rPr>
      <w:rFonts w:ascii="Calibri" w:eastAsiaTheme="majorEastAsia" w:hAnsi="Calibri" w:cstheme="majorBidi"/>
      <w:color w:val="595959" w:themeColor="text1" w:themeTint="A6"/>
      <w:u w:color="000000"/>
      <w:bdr w:val="nil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259" w:lineRule="auto"/>
      <w:outlineLvl w:val="7"/>
    </w:pPr>
    <w:rPr>
      <w:rFonts w:ascii="Calibri" w:eastAsiaTheme="majorEastAsia" w:hAnsi="Calibri" w:cstheme="majorBidi"/>
      <w:i/>
      <w:iCs/>
      <w:color w:val="272727" w:themeColor="text1" w:themeTint="D8"/>
      <w:u w:color="000000"/>
      <w:bdr w:val="nil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259" w:lineRule="auto"/>
      <w:outlineLvl w:val="8"/>
    </w:pPr>
    <w:rPr>
      <w:rFonts w:ascii="Calibri" w:eastAsiaTheme="majorEastAsia" w:hAnsi="Calibri" w:cstheme="majorBidi"/>
      <w:color w:val="272727" w:themeColor="text1" w:themeTint="D8"/>
      <w:u w:color="000000"/>
      <w:bdr w:val="ni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E513B"/>
    <w:rPr>
      <w:rFonts w:ascii="Times New Roman" w:eastAsiaTheme="majorEastAsia" w:hAnsi="Times New Roman" w:cstheme="majorBidi"/>
      <w:b/>
      <w:bCs/>
      <w:sz w:val="28"/>
      <w:szCs w:val="28"/>
    </w:rPr>
  </w:style>
  <w:style w:type="numbering" w:customStyle="1" w:styleId="12">
    <w:name w:val="Нет списка1"/>
    <w:next w:val="a2"/>
    <w:uiPriority w:val="99"/>
    <w:semiHidden/>
    <w:unhideWhenUsed/>
    <w:rsid w:val="004E513B"/>
  </w:style>
  <w:style w:type="paragraph" w:styleId="a3">
    <w:name w:val="List Paragraph"/>
    <w:aliases w:val="Подпись рисунка,Маркированный список_уровень1,Colorful List Accent 1,FooterText,numbered,Paragraphe de liste1,lp1,ТЗ список,Абзац списка литеральный,ПС - Нумерованный,Абзац списка нумерованный,Маркер,Bullet List,Маркированный список 1,L"/>
    <w:basedOn w:val="a"/>
    <w:link w:val="a4"/>
    <w:uiPriority w:val="34"/>
    <w:qFormat/>
    <w:rsid w:val="004E513B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color w:val="000000" w:themeColor="text1"/>
      <w:sz w:val="24"/>
      <w:szCs w:val="24"/>
    </w:rPr>
  </w:style>
  <w:style w:type="paragraph" w:customStyle="1" w:styleId="ConsPlusNonformat">
    <w:name w:val="ConsPlusNonformat"/>
    <w:uiPriority w:val="99"/>
    <w:rsid w:val="004E51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Courier New"/>
      <w:sz w:val="20"/>
      <w:szCs w:val="20"/>
      <w:lang w:eastAsia="ru-RU"/>
    </w:rPr>
  </w:style>
  <w:style w:type="character" w:customStyle="1" w:styleId="a4">
    <w:name w:val="Абзац списка Знак"/>
    <w:aliases w:val="Подпись рисунка Знак,Маркированный список_уровень1 Знак,Colorful List Accent 1 Знак,FooterText Знак,numbered Знак,Paragraphe de liste1 Знак,lp1 Знак,ТЗ список Знак,Абзац списка литеральный Знак,ПС - Нумерованный Знак,Маркер Знак,L Знак"/>
    <w:link w:val="a3"/>
    <w:uiPriority w:val="34"/>
    <w:qFormat/>
    <w:locked/>
    <w:rsid w:val="004E513B"/>
    <w:rPr>
      <w:rFonts w:ascii="Times New Roman" w:eastAsia="MS Mincho" w:hAnsi="Times New Roman" w:cs="Times New Roman"/>
      <w:color w:val="000000" w:themeColor="text1"/>
      <w:sz w:val="24"/>
      <w:szCs w:val="24"/>
    </w:rPr>
  </w:style>
  <w:style w:type="paragraph" w:customStyle="1" w:styleId="u">
    <w:name w:val="u"/>
    <w:basedOn w:val="a"/>
    <w:rsid w:val="004E513B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4E513B"/>
    <w:rPr>
      <w:color w:val="0000FF"/>
      <w:u w:val="single"/>
    </w:rPr>
  </w:style>
  <w:style w:type="table" w:styleId="a6">
    <w:name w:val="Table Grid"/>
    <w:basedOn w:val="a1"/>
    <w:uiPriority w:val="39"/>
    <w:rsid w:val="004E513B"/>
    <w:pPr>
      <w:spacing w:after="0" w:line="240" w:lineRule="auto"/>
      <w:jc w:val="both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Style5"/>
    <w:basedOn w:val="a"/>
    <w:uiPriority w:val="99"/>
    <w:rsid w:val="004E513B"/>
    <w:pPr>
      <w:widowControl w:val="0"/>
      <w:autoSpaceDE w:val="0"/>
      <w:autoSpaceDN w:val="0"/>
      <w:adjustRightInd w:val="0"/>
      <w:spacing w:after="0" w:line="273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5">
    <w:name w:val="Font Style35"/>
    <w:uiPriority w:val="99"/>
    <w:rsid w:val="004E513B"/>
    <w:rPr>
      <w:rFonts w:ascii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4E513B"/>
    <w:pPr>
      <w:spacing w:after="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E513B"/>
    <w:rPr>
      <w:rFonts w:ascii="Tahoma" w:hAnsi="Tahoma" w:cs="Tahoma"/>
      <w:sz w:val="16"/>
      <w:szCs w:val="16"/>
    </w:rPr>
  </w:style>
  <w:style w:type="paragraph" w:customStyle="1" w:styleId="a9">
    <w:name w:val="Рабочий"/>
    <w:basedOn w:val="a"/>
    <w:link w:val="aa"/>
    <w:qFormat/>
    <w:rsid w:val="004E513B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character" w:customStyle="1" w:styleId="aa">
    <w:name w:val="Рабочий Знак"/>
    <w:basedOn w:val="a0"/>
    <w:link w:val="a9"/>
    <w:rsid w:val="004E513B"/>
    <w:rPr>
      <w:rFonts w:ascii="Times New Roman" w:hAnsi="Times New Roman" w:cs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4E513B"/>
    <w:rPr>
      <w:color w:val="808080"/>
    </w:rPr>
  </w:style>
  <w:style w:type="character" w:customStyle="1" w:styleId="21">
    <w:name w:val="Форма 2"/>
    <w:basedOn w:val="a0"/>
    <w:uiPriority w:val="1"/>
    <w:rsid w:val="004E513B"/>
    <w:rPr>
      <w:rFonts w:ascii="Times New Roman" w:hAnsi="Times New Roman"/>
      <w:i/>
      <w:color w:val="auto"/>
      <w:sz w:val="24"/>
    </w:rPr>
  </w:style>
  <w:style w:type="character" w:customStyle="1" w:styleId="41">
    <w:name w:val="форма 4 (жирный)"/>
    <w:basedOn w:val="a0"/>
    <w:uiPriority w:val="1"/>
    <w:rsid w:val="004E513B"/>
    <w:rPr>
      <w:rFonts w:ascii="Times New Roman" w:hAnsi="Times New Roman"/>
      <w:b/>
      <w:i/>
      <w:color w:val="auto"/>
      <w:sz w:val="24"/>
    </w:rPr>
  </w:style>
  <w:style w:type="character" w:customStyle="1" w:styleId="ac">
    <w:name w:val="Стиль для формы синий"/>
    <w:basedOn w:val="a0"/>
    <w:uiPriority w:val="1"/>
    <w:rsid w:val="004E513B"/>
    <w:rPr>
      <w:rFonts w:ascii="Times New Roman" w:hAnsi="Times New Roman"/>
      <w:color w:val="1F497D" w:themeColor="text2"/>
      <w:sz w:val="24"/>
    </w:rPr>
  </w:style>
  <w:style w:type="paragraph" w:styleId="ad">
    <w:name w:val="Body Text Indent"/>
    <w:basedOn w:val="a"/>
    <w:link w:val="ae"/>
    <w:rsid w:val="004E513B"/>
    <w:pPr>
      <w:spacing w:after="0" w:line="240" w:lineRule="auto"/>
      <w:ind w:left="10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ae">
    <w:name w:val="Основной текст с отступом Знак"/>
    <w:basedOn w:val="a0"/>
    <w:link w:val="ad"/>
    <w:rsid w:val="004E513B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4E5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E513B"/>
  </w:style>
  <w:style w:type="character" w:customStyle="1" w:styleId="af1">
    <w:name w:val="Стиль для формы черный"/>
    <w:basedOn w:val="a0"/>
    <w:uiPriority w:val="1"/>
    <w:rsid w:val="004E513B"/>
    <w:rPr>
      <w:rFonts w:ascii="Times New Roman" w:hAnsi="Times New Roman"/>
      <w:b w:val="0"/>
      <w:color w:val="000000" w:themeColor="text1"/>
      <w:sz w:val="24"/>
    </w:rPr>
  </w:style>
  <w:style w:type="paragraph" w:styleId="af2">
    <w:name w:val="footnote text"/>
    <w:basedOn w:val="a"/>
    <w:link w:val="af3"/>
    <w:uiPriority w:val="99"/>
    <w:unhideWhenUsed/>
    <w:rsid w:val="004E513B"/>
    <w:pPr>
      <w:spacing w:after="0" w:line="240" w:lineRule="auto"/>
      <w:jc w:val="both"/>
    </w:pPr>
    <w:rPr>
      <w:rFonts w:ascii="Times New Roman" w:hAnsi="Times New Roman" w:cs="Calibri"/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sid w:val="004E513B"/>
    <w:rPr>
      <w:rFonts w:ascii="Times New Roman" w:hAnsi="Times New Roman" w:cs="Calibri"/>
      <w:sz w:val="20"/>
      <w:szCs w:val="20"/>
    </w:rPr>
  </w:style>
  <w:style w:type="character" w:styleId="af4">
    <w:name w:val="footnote reference"/>
    <w:basedOn w:val="a0"/>
    <w:uiPriority w:val="99"/>
    <w:unhideWhenUsed/>
    <w:rsid w:val="004E513B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4E513B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4E513B"/>
    <w:pPr>
      <w:spacing w:after="0" w:line="240" w:lineRule="auto"/>
      <w:jc w:val="both"/>
    </w:pPr>
    <w:rPr>
      <w:rFonts w:ascii="Times New Roman" w:hAnsi="Times New Roman" w:cs="Calibri"/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4E513B"/>
    <w:rPr>
      <w:rFonts w:ascii="Times New Roman" w:hAnsi="Times New Roman" w:cs="Calibri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E513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E513B"/>
    <w:rPr>
      <w:rFonts w:ascii="Times New Roman" w:hAnsi="Times New Roman" w:cs="Calibri"/>
      <w:b/>
      <w:bCs/>
      <w:sz w:val="20"/>
      <w:szCs w:val="20"/>
    </w:rPr>
  </w:style>
  <w:style w:type="paragraph" w:customStyle="1" w:styleId="110">
    <w:name w:val="заголовок 11"/>
    <w:basedOn w:val="a"/>
    <w:next w:val="a"/>
    <w:rsid w:val="004E513B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a">
    <w:name w:val="header"/>
    <w:basedOn w:val="a"/>
    <w:link w:val="afb"/>
    <w:uiPriority w:val="99"/>
    <w:unhideWhenUsed/>
    <w:rsid w:val="004E513B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 w:cs="Calibri"/>
      <w:sz w:val="24"/>
    </w:rPr>
  </w:style>
  <w:style w:type="character" w:customStyle="1" w:styleId="afb">
    <w:name w:val="Верхний колонтитул Знак"/>
    <w:basedOn w:val="a0"/>
    <w:link w:val="afa"/>
    <w:uiPriority w:val="99"/>
    <w:rsid w:val="004E513B"/>
    <w:rPr>
      <w:rFonts w:ascii="Times New Roman" w:hAnsi="Times New Roman" w:cs="Calibri"/>
      <w:sz w:val="24"/>
    </w:rPr>
  </w:style>
  <w:style w:type="paragraph" w:styleId="afc">
    <w:name w:val="Revision"/>
    <w:hidden/>
    <w:uiPriority w:val="99"/>
    <w:semiHidden/>
    <w:rsid w:val="004E513B"/>
    <w:pPr>
      <w:spacing w:after="0" w:line="240" w:lineRule="auto"/>
    </w:pPr>
    <w:rPr>
      <w:rFonts w:ascii="Times New Roman" w:hAnsi="Times New Roman" w:cs="Calibri"/>
      <w:sz w:val="24"/>
    </w:rPr>
  </w:style>
  <w:style w:type="character" w:customStyle="1" w:styleId="afd">
    <w:name w:val="Цветовое выделение"/>
    <w:uiPriority w:val="99"/>
    <w:rsid w:val="008F3FE7"/>
    <w:rPr>
      <w:b/>
      <w:color w:val="26282F"/>
    </w:rPr>
  </w:style>
  <w:style w:type="character" w:customStyle="1" w:styleId="afe">
    <w:name w:val="Для названия контрагента"/>
    <w:basedOn w:val="a0"/>
    <w:uiPriority w:val="1"/>
    <w:rsid w:val="00C61F94"/>
    <w:rPr>
      <w:rFonts w:ascii="Times New Roman" w:hAnsi="Times New Roman"/>
      <w:b/>
      <w:i w:val="0"/>
      <w:color w:val="365F91" w:themeColor="accent1" w:themeShade="BF"/>
      <w:sz w:val="24"/>
    </w:rPr>
  </w:style>
  <w:style w:type="character" w:customStyle="1" w:styleId="31">
    <w:name w:val="Форма 3 (мелкие)"/>
    <w:basedOn w:val="a0"/>
    <w:uiPriority w:val="1"/>
    <w:rsid w:val="009D0DBA"/>
    <w:rPr>
      <w:rFonts w:ascii="Times New Roman" w:hAnsi="Times New Roman"/>
      <w:i/>
      <w:color w:val="auto"/>
      <w:sz w:val="20"/>
    </w:rPr>
  </w:style>
  <w:style w:type="paragraph" w:styleId="aff">
    <w:name w:val="Normal (Web)"/>
    <w:basedOn w:val="a"/>
    <w:uiPriority w:val="99"/>
    <w:semiHidden/>
    <w:unhideWhenUsed/>
    <w:rsid w:val="003A67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1"/>
    <w:basedOn w:val="a"/>
    <w:rsid w:val="003C39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char">
    <w:name w:val="normal__char"/>
    <w:basedOn w:val="a0"/>
    <w:rsid w:val="003C398C"/>
  </w:style>
  <w:style w:type="paragraph" w:customStyle="1" w:styleId="normal0020table">
    <w:name w:val="normal_0020table"/>
    <w:basedOn w:val="a"/>
    <w:rsid w:val="003C39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0020tablechar">
    <w:name w:val="normal_0020table__char"/>
    <w:basedOn w:val="a0"/>
    <w:rsid w:val="003C398C"/>
  </w:style>
  <w:style w:type="character" w:customStyle="1" w:styleId="apple-converted-space">
    <w:name w:val="apple-converted-space"/>
    <w:basedOn w:val="a0"/>
    <w:rsid w:val="003C398C"/>
  </w:style>
  <w:style w:type="character" w:customStyle="1" w:styleId="hyperlinkchar">
    <w:name w:val="hyperlink__char"/>
    <w:basedOn w:val="a0"/>
    <w:rsid w:val="003C398C"/>
  </w:style>
  <w:style w:type="character" w:customStyle="1" w:styleId="14">
    <w:name w:val="1"/>
    <w:basedOn w:val="a0"/>
    <w:rsid w:val="000072D5"/>
  </w:style>
  <w:style w:type="paragraph" w:styleId="22">
    <w:name w:val="Body Text 2"/>
    <w:basedOn w:val="a"/>
    <w:link w:val="23"/>
    <w:uiPriority w:val="99"/>
    <w:unhideWhenUsed/>
    <w:rsid w:val="001B4161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rsid w:val="001B4161"/>
  </w:style>
  <w:style w:type="paragraph" w:customStyle="1" w:styleId="-12">
    <w:name w:val="Цветной список - Акцент 12"/>
    <w:basedOn w:val="a"/>
    <w:uiPriority w:val="34"/>
    <w:qFormat/>
    <w:rsid w:val="001B4161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B423E"/>
    <w:rPr>
      <w:color w:val="605E5C"/>
      <w:shd w:val="clear" w:color="auto" w:fill="E1DFDD"/>
    </w:rPr>
  </w:style>
  <w:style w:type="character" w:customStyle="1" w:styleId="extended-textfull">
    <w:name w:val="extended-text__full"/>
    <w:basedOn w:val="a0"/>
    <w:rsid w:val="001D2EE3"/>
  </w:style>
  <w:style w:type="paragraph" w:customStyle="1" w:styleId="16">
    <w:name w:val="Основной текст1"/>
    <w:rsid w:val="00FC73A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ru-RU"/>
    </w:rPr>
  </w:style>
  <w:style w:type="paragraph" w:styleId="aff0">
    <w:name w:val="Body Text"/>
    <w:aliases w:val="bt,Bodytext,AvtalBrödtext,ändrad,AvtalBr,bt Знак,QBody Text,текст таблицы,Шаблон для отчетов по оценке,Подпись1,Iiaienu1,Oaeno1,Òåêñò1,L1 Body Text,AvtalBrцdtext,дndrad,Основной текст 12,BodyText,body text1,bt1"/>
    <w:basedOn w:val="a"/>
    <w:link w:val="aff1"/>
    <w:unhideWhenUsed/>
    <w:rsid w:val="007C366D"/>
    <w:pPr>
      <w:spacing w:after="120"/>
    </w:pPr>
  </w:style>
  <w:style w:type="character" w:customStyle="1" w:styleId="aff1">
    <w:name w:val="Основной текст Знак"/>
    <w:aliases w:val="bt Знак1,Bodytext Знак,AvtalBrödtext Знак,ändrad Знак,AvtalBr Знак,bt Знак Знак,QBody Text Знак,текст таблицы Знак,Шаблон для отчетов по оценке Знак,Подпись1 Знак,Iiaienu1 Знак,Oaeno1 Знак,Òåêñò1 Знак,L1 Body Text Знак,дndrad Знак"/>
    <w:basedOn w:val="a0"/>
    <w:link w:val="aff0"/>
    <w:rsid w:val="007C366D"/>
  </w:style>
  <w:style w:type="table" w:customStyle="1" w:styleId="TableNormal1">
    <w:name w:val="Table Normal1"/>
    <w:rsid w:val="007C36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2">
    <w:name w:val="Нет"/>
    <w:rsid w:val="007C366D"/>
  </w:style>
  <w:style w:type="paragraph" w:customStyle="1" w:styleId="FirstParagraph">
    <w:name w:val="First Paragraph"/>
    <w:basedOn w:val="aff0"/>
    <w:next w:val="aff0"/>
    <w:qFormat/>
    <w:rsid w:val="00F8545D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4642A3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642A3"/>
    <w:rPr>
      <w:rFonts w:ascii="Calibri" w:eastAsiaTheme="majorEastAsia" w:hAnsi="Calibri" w:cstheme="majorBidi"/>
      <w:color w:val="365F91" w:themeColor="accent1" w:themeShade="BF"/>
      <w:sz w:val="28"/>
      <w:szCs w:val="28"/>
      <w:u w:color="000000"/>
      <w:bdr w:val="nil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642A3"/>
    <w:rPr>
      <w:rFonts w:ascii="Calibri" w:eastAsiaTheme="majorEastAsia" w:hAnsi="Calibri" w:cstheme="majorBidi"/>
      <w:i/>
      <w:iCs/>
      <w:color w:val="365F91" w:themeColor="accent1" w:themeShade="BF"/>
      <w:u w:color="000000"/>
      <w:bdr w:val="nil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642A3"/>
    <w:rPr>
      <w:rFonts w:ascii="Calibri" w:eastAsiaTheme="majorEastAsia" w:hAnsi="Calibri" w:cstheme="majorBidi"/>
      <w:color w:val="365F91" w:themeColor="accent1" w:themeShade="BF"/>
      <w:u w:color="000000"/>
      <w:bdr w:val="nil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642A3"/>
    <w:rPr>
      <w:rFonts w:ascii="Calibri" w:eastAsiaTheme="majorEastAsia" w:hAnsi="Calibri" w:cstheme="majorBidi"/>
      <w:i/>
      <w:iCs/>
      <w:color w:val="595959" w:themeColor="text1" w:themeTint="A6"/>
      <w:u w:color="000000"/>
      <w:bdr w:val="nil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642A3"/>
    <w:rPr>
      <w:rFonts w:ascii="Calibri" w:eastAsiaTheme="majorEastAsia" w:hAnsi="Calibri" w:cstheme="majorBidi"/>
      <w:color w:val="595959" w:themeColor="text1" w:themeTint="A6"/>
      <w:u w:color="000000"/>
      <w:bdr w:val="nil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642A3"/>
    <w:rPr>
      <w:rFonts w:ascii="Calibri" w:eastAsiaTheme="majorEastAsia" w:hAnsi="Calibri" w:cstheme="majorBidi"/>
      <w:i/>
      <w:iCs/>
      <w:color w:val="272727" w:themeColor="text1" w:themeTint="D8"/>
      <w:u w:color="000000"/>
      <w:bdr w:val="nil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642A3"/>
    <w:rPr>
      <w:rFonts w:ascii="Calibri" w:eastAsiaTheme="majorEastAsia" w:hAnsi="Calibri" w:cstheme="majorBidi"/>
      <w:color w:val="272727" w:themeColor="text1" w:themeTint="D8"/>
      <w:u w:color="000000"/>
      <w:bdr w:val="nil"/>
      <w:lang w:eastAsia="ru-RU"/>
    </w:rPr>
  </w:style>
  <w:style w:type="paragraph" w:styleId="aff3">
    <w:name w:val="Title"/>
    <w:basedOn w:val="a"/>
    <w:next w:val="a"/>
    <w:link w:val="aff4"/>
    <w:uiPriority w:val="10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u w:color="000000"/>
      <w:bdr w:val="nil"/>
      <w:lang w:eastAsia="ru-RU"/>
    </w:rPr>
  </w:style>
  <w:style w:type="character" w:customStyle="1" w:styleId="aff4">
    <w:name w:val="Заголовок Знак"/>
    <w:basedOn w:val="a0"/>
    <w:link w:val="aff3"/>
    <w:uiPriority w:val="10"/>
    <w:rsid w:val="004642A3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u w:color="000000"/>
      <w:bdr w:val="nil"/>
      <w:lang w:eastAsia="ru-RU"/>
    </w:rPr>
  </w:style>
  <w:style w:type="paragraph" w:styleId="aff5">
    <w:name w:val="Subtitle"/>
    <w:basedOn w:val="a"/>
    <w:next w:val="a"/>
    <w:link w:val="aff6"/>
    <w:uiPriority w:val="11"/>
    <w:qFormat/>
    <w:rsid w:val="004642A3"/>
    <w:pPr>
      <w:numPr>
        <w:ilvl w:val="1"/>
      </w:num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u w:color="000000"/>
      <w:bdr w:val="nil"/>
      <w:lang w:eastAsia="ru-RU"/>
    </w:rPr>
  </w:style>
  <w:style w:type="character" w:customStyle="1" w:styleId="aff6">
    <w:name w:val="Подзаголовок Знак"/>
    <w:basedOn w:val="a0"/>
    <w:link w:val="aff5"/>
    <w:uiPriority w:val="11"/>
    <w:rsid w:val="004642A3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u w:color="000000"/>
      <w:bdr w:val="nil"/>
      <w:lang w:eastAsia="ru-RU"/>
    </w:rPr>
  </w:style>
  <w:style w:type="paragraph" w:styleId="24">
    <w:name w:val="Quote"/>
    <w:basedOn w:val="a"/>
    <w:next w:val="a"/>
    <w:link w:val="25"/>
    <w:uiPriority w:val="29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before="160" w:after="160" w:line="259" w:lineRule="auto"/>
      <w:jc w:val="center"/>
    </w:pPr>
    <w:rPr>
      <w:rFonts w:ascii="Calibri" w:eastAsia="Calibri" w:hAnsi="Calibri" w:cs="Calibri"/>
      <w:i/>
      <w:iCs/>
      <w:color w:val="404040" w:themeColor="text1" w:themeTint="BF"/>
      <w:u w:color="000000"/>
      <w:bdr w:val="nil"/>
      <w:lang w:eastAsia="ru-RU"/>
    </w:rPr>
  </w:style>
  <w:style w:type="character" w:customStyle="1" w:styleId="25">
    <w:name w:val="Цитата 2 Знак"/>
    <w:basedOn w:val="a0"/>
    <w:link w:val="24"/>
    <w:uiPriority w:val="29"/>
    <w:rsid w:val="004642A3"/>
    <w:rPr>
      <w:rFonts w:ascii="Calibri" w:eastAsia="Calibri" w:hAnsi="Calibri" w:cs="Calibri"/>
      <w:i/>
      <w:iCs/>
      <w:color w:val="404040" w:themeColor="text1" w:themeTint="BF"/>
      <w:u w:color="000000"/>
      <w:bdr w:val="nil"/>
      <w:lang w:eastAsia="ru-RU"/>
    </w:rPr>
  </w:style>
  <w:style w:type="character" w:styleId="aff7">
    <w:name w:val="Intense Emphasis"/>
    <w:basedOn w:val="a0"/>
    <w:uiPriority w:val="21"/>
    <w:qFormat/>
    <w:rsid w:val="004642A3"/>
    <w:rPr>
      <w:i/>
      <w:iCs/>
      <w:color w:val="365F91" w:themeColor="accent1" w:themeShade="BF"/>
    </w:rPr>
  </w:style>
  <w:style w:type="paragraph" w:styleId="aff8">
    <w:name w:val="Intense Quote"/>
    <w:basedOn w:val="a"/>
    <w:next w:val="a"/>
    <w:link w:val="aff9"/>
    <w:uiPriority w:val="30"/>
    <w:qFormat/>
    <w:rsid w:val="004642A3"/>
    <w:pPr>
      <w:pBdr>
        <w:top w:val="single" w:sz="4" w:space="10" w:color="365F91" w:themeColor="accent1" w:themeShade="BF"/>
        <w:left w:val="nil"/>
        <w:bottom w:val="single" w:sz="4" w:space="10" w:color="365F91" w:themeColor="accent1" w:themeShade="BF"/>
        <w:right w:val="nil"/>
        <w:between w:val="nil"/>
        <w:bar w:val="nil"/>
      </w:pBdr>
      <w:spacing w:before="360" w:after="360" w:line="259" w:lineRule="auto"/>
      <w:ind w:left="864" w:right="864"/>
      <w:jc w:val="center"/>
    </w:pPr>
    <w:rPr>
      <w:rFonts w:ascii="Calibri" w:eastAsia="Calibri" w:hAnsi="Calibri" w:cs="Calibri"/>
      <w:i/>
      <w:iCs/>
      <w:color w:val="365F91" w:themeColor="accent1" w:themeShade="BF"/>
      <w:u w:color="000000"/>
      <w:bdr w:val="nil"/>
      <w:lang w:eastAsia="ru-RU"/>
    </w:rPr>
  </w:style>
  <w:style w:type="character" w:customStyle="1" w:styleId="aff9">
    <w:name w:val="Выделенная цитата Знак"/>
    <w:basedOn w:val="a0"/>
    <w:link w:val="aff8"/>
    <w:uiPriority w:val="30"/>
    <w:rsid w:val="004642A3"/>
    <w:rPr>
      <w:rFonts w:ascii="Calibri" w:eastAsia="Calibri" w:hAnsi="Calibri" w:cs="Calibri"/>
      <w:i/>
      <w:iCs/>
      <w:color w:val="365F91" w:themeColor="accent1" w:themeShade="BF"/>
      <w:u w:color="000000"/>
      <w:bdr w:val="nil"/>
      <w:lang w:eastAsia="ru-RU"/>
    </w:rPr>
  </w:style>
  <w:style w:type="character" w:styleId="affa">
    <w:name w:val="Intense Reference"/>
    <w:basedOn w:val="a0"/>
    <w:uiPriority w:val="32"/>
    <w:qFormat/>
    <w:rsid w:val="004642A3"/>
    <w:rPr>
      <w:b/>
      <w:bCs/>
      <w:smallCaps/>
      <w:color w:val="365F91" w:themeColor="accent1" w:themeShade="BF"/>
      <w:spacing w:val="5"/>
    </w:rPr>
  </w:style>
  <w:style w:type="paragraph" w:styleId="affb">
    <w:name w:val="No Spacing"/>
    <w:uiPriority w:val="1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character" w:styleId="affc">
    <w:name w:val="Strong"/>
    <w:basedOn w:val="a0"/>
    <w:uiPriority w:val="22"/>
    <w:qFormat/>
    <w:rsid w:val="004642A3"/>
    <w:rPr>
      <w:b/>
      <w:bCs/>
    </w:rPr>
  </w:style>
  <w:style w:type="table" w:customStyle="1" w:styleId="TableNormal">
    <w:name w:val="TableNormal"/>
    <w:rsid w:val="00E94F32"/>
    <w:pPr>
      <w:spacing w:after="120" w:line="240" w:lineRule="auto"/>
    </w:pPr>
    <w:rPr>
      <w:rFonts w:ascii="Georgia" w:eastAsia="Georgia" w:hAnsi="Georgia" w:cs="Georgia"/>
      <w:sz w:val="21"/>
      <w:szCs w:val="21"/>
      <w:lang w:val="ru"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8bf8a64b8551e1msonormal">
    <w:name w:val="228bf8a64b8551e1msonormal"/>
    <w:basedOn w:val="a"/>
    <w:rsid w:val="00E9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32">
    <w:name w:val="Body Text Indent 3"/>
    <w:basedOn w:val="a"/>
    <w:link w:val="33"/>
    <w:rsid w:val="00E94F3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E94F32"/>
    <w:rPr>
      <w:rFonts w:ascii="Times New Roman" w:eastAsia="Times New Roman" w:hAnsi="Times New Roman" w:cs="Times New Roman"/>
      <w:sz w:val="16"/>
      <w:szCs w:val="16"/>
    </w:rPr>
  </w:style>
  <w:style w:type="numbering" w:customStyle="1" w:styleId="1">
    <w:name w:val="Стиль1"/>
    <w:uiPriority w:val="99"/>
    <w:rsid w:val="00E94F32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2395">
          <w:blockQuote w:val="1"/>
          <w:marLeft w:val="0"/>
          <w:marRight w:val="-15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680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8" w:color="auto"/>
                <w:bottom w:val="none" w:sz="0" w:space="0" w:color="auto"/>
                <w:right w:val="single" w:sz="6" w:space="8" w:color="auto"/>
              </w:divBdr>
              <w:divsChild>
                <w:div w:id="1985352294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3013">
                      <w:blockQuote w:val="1"/>
                      <w:marLeft w:val="0"/>
                      <w:marRight w:val="-150"/>
                      <w:marTop w:val="312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auto"/>
                            <w:left w:val="single" w:sz="6" w:space="8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6774">
                              <w:marLeft w:val="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0467">
                                  <w:blockQuote w:val="1"/>
                                  <w:marLeft w:val="0"/>
                                  <w:marRight w:val="-150"/>
                                  <w:marTop w:val="31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auto"/>
                                        <w:left w:val="single" w:sz="6" w:space="8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648">
                                          <w:marLeft w:val="0"/>
                                          <w:marRight w:val="-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440115">
                                              <w:blockQuote w:val="1"/>
                                              <w:marLeft w:val="0"/>
                                              <w:marRight w:val="-150"/>
                                              <w:marTop w:val="312"/>
                                              <w:marBottom w:val="3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auto"/>
                                                    <w:left w:val="single" w:sz="6" w:space="8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391">
                                                      <w:marLeft w:val="0"/>
                                                      <w:marRight w:val="-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175EFAB26143A48E85F96958FB13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64B9ED-381E-4871-991A-76BB8130D87A}"/>
      </w:docPartPr>
      <w:docPartBody>
        <w:p w:rsidR="007963D9" w:rsidRDefault="002D73C6" w:rsidP="002D73C6">
          <w:pPr>
            <w:pStyle w:val="D2175EFAB26143A48E85F96958FB13C5"/>
          </w:pPr>
          <w:r w:rsidRPr="00A241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5"/>
    <w:rsid w:val="000D1DCA"/>
    <w:rsid w:val="001C2D22"/>
    <w:rsid w:val="001E025C"/>
    <w:rsid w:val="001F2FF4"/>
    <w:rsid w:val="00201440"/>
    <w:rsid w:val="002C601F"/>
    <w:rsid w:val="002D73C6"/>
    <w:rsid w:val="003A601B"/>
    <w:rsid w:val="003F7D21"/>
    <w:rsid w:val="004C01A0"/>
    <w:rsid w:val="00500802"/>
    <w:rsid w:val="005747C9"/>
    <w:rsid w:val="005C0FA6"/>
    <w:rsid w:val="00617B84"/>
    <w:rsid w:val="0067287F"/>
    <w:rsid w:val="00725FAF"/>
    <w:rsid w:val="00743E19"/>
    <w:rsid w:val="00744A2D"/>
    <w:rsid w:val="007963D9"/>
    <w:rsid w:val="00886E00"/>
    <w:rsid w:val="008F1FD3"/>
    <w:rsid w:val="009A6B12"/>
    <w:rsid w:val="009C0D10"/>
    <w:rsid w:val="009E65C5"/>
    <w:rsid w:val="00A110BB"/>
    <w:rsid w:val="00A12DE6"/>
    <w:rsid w:val="00A64689"/>
    <w:rsid w:val="00AB65C1"/>
    <w:rsid w:val="00AC1809"/>
    <w:rsid w:val="00B23BCB"/>
    <w:rsid w:val="00B5407C"/>
    <w:rsid w:val="00C96D5E"/>
    <w:rsid w:val="00CA2CB6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73C6"/>
    <w:rPr>
      <w:rFonts w:cs="Times New Roman"/>
      <w:color w:val="808080"/>
    </w:rPr>
  </w:style>
  <w:style w:type="paragraph" w:customStyle="1" w:styleId="D2175EFAB26143A48E85F96958FB13C5">
    <w:name w:val="D2175EFAB26143A48E85F96958FB13C5"/>
    <w:rsid w:val="002D73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2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E8C44CE4-9994-4930-94FE-6532AC91330C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customXml/itemProps2.xml><?xml version="1.0" encoding="utf-8"?>
<ds:datastoreItem xmlns:ds="http://schemas.openxmlformats.org/officeDocument/2006/customXml" ds:itemID="{8CFFAFC7-5123-424B-8D3E-C893E295A6E1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43</Pages>
  <Words>13084</Words>
  <Characters>74584</Characters>
  <Application>Microsoft Office Word</Application>
  <DocSecurity>0</DocSecurity>
  <Lines>621</Lines>
  <Paragraphs>174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на выполнение научно-исследовательских работ</vt:lpstr>
      <vt:lpstr>договор на выполнение научно-исследовательских работ</vt:lpstr>
    </vt:vector>
  </TitlesOfParts>
  <Company>НИУ ВШЭ</Company>
  <LinksUpToDate>false</LinksUpToDate>
  <CharactersWithSpaces>87494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выполнение научно-исследовательских работ</dc:title>
  <dc:subject/>
  <dc:creator>Denis P. Fedulkin</dc:creator>
  <cp:keywords>договор; НИР; научные исследования; проект договора</cp:keywords>
  <dc:description/>
  <cp:lastModifiedBy>Серов Арсений Алексеевич</cp:lastModifiedBy>
  <cp:revision>12</cp:revision>
  <cp:lastPrinted>2022-08-30T08:02:00Z</cp:lastPrinted>
  <dcterms:created xsi:type="dcterms:W3CDTF">2026-03-02T08:55:00Z</dcterms:created>
  <dcterms:modified xsi:type="dcterms:W3CDTF">2026-03-06T12:47:00Z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siderPost">
    <vt:lpwstr>Секретарь</vt:lpwstr>
  </property>
  <property fmtid="{D5CDD505-2E9C-101B-9397-08002B2CF9AE}" pid="3" name="serviceNoteAuthor">
    <vt:lpwstr>Мерцалова И.В.</vt:lpwstr>
  </property>
  <property fmtid="{D5CDD505-2E9C-101B-9397-08002B2CF9AE}" pid="4" name="signerIof">
    <vt:lpwstr>И.В. Мерцалова</vt:lpwstr>
  </property>
  <property fmtid="{D5CDD505-2E9C-101B-9397-08002B2CF9AE}" pid="5" name="creatorDepartment">
    <vt:lpwstr>Центр координации проекто</vt:lpwstr>
  </property>
  <property fmtid="{D5CDD505-2E9C-101B-9397-08002B2CF9AE}" pid="6" name="documentType">
    <vt:lpwstr>Согласование проектов договоров</vt:lpwstr>
  </property>
  <property fmtid="{D5CDD505-2E9C-101B-9397-08002B2CF9AE}" pid="7" name="stateValue">
    <vt:lpwstr>На доработке</vt:lpwstr>
  </property>
  <property fmtid="{D5CDD505-2E9C-101B-9397-08002B2CF9AE}" pid="8" name="docTitle">
    <vt:lpwstr>Служебная записка</vt:lpwstr>
  </property>
  <property fmtid="{D5CDD505-2E9C-101B-9397-08002B2CF9AE}" pid="9" name="signerLabel">
    <vt:lpwstr> Менеджер Мерцалова И.В.</vt:lpwstr>
  </property>
  <property fmtid="{D5CDD505-2E9C-101B-9397-08002B2CF9AE}" pid="10" name="creatorPost">
    <vt:lpwstr>Менеджер</vt:lpwstr>
  </property>
  <property fmtid="{D5CDD505-2E9C-101B-9397-08002B2CF9AE}" pid="11" name="signerName">
    <vt:lpwstr>Мерцалова И.В.</vt:lpwstr>
  </property>
  <property fmtid="{D5CDD505-2E9C-101B-9397-08002B2CF9AE}" pid="12" name="signerNameAndPostName">
    <vt:lpwstr>Мерцалова И.В., Менеджер</vt:lpwstr>
  </property>
  <property fmtid="{D5CDD505-2E9C-101B-9397-08002B2CF9AE}" pid="13" name="timeToExamine">
    <vt:lpwstr>240</vt:lpwstr>
  </property>
  <property fmtid="{D5CDD505-2E9C-101B-9397-08002B2CF9AE}" pid="14" name="docStatus">
    <vt:lpwstr>NOT_CONTROLLED</vt:lpwstr>
  </property>
  <property fmtid="{D5CDD505-2E9C-101B-9397-08002B2CF9AE}" pid="15" name="signerExtraDelegates">
    <vt:lpwstr> Менеджер</vt:lpwstr>
  </property>
  <property fmtid="{D5CDD505-2E9C-101B-9397-08002B2CF9AE}" pid="16" name="consider">
    <vt:lpwstr> Секретарь Дубровина Е.М.</vt:lpwstr>
  </property>
  <property fmtid="{D5CDD505-2E9C-101B-9397-08002B2CF9AE}" pid="17" name="considerName">
    <vt:lpwstr>Дубровина Е.М.</vt:lpwstr>
  </property>
  <property fmtid="{D5CDD505-2E9C-101B-9397-08002B2CF9AE}" pid="18" name="signerDelegates">
    <vt:lpwstr>Мерцалова И.В.</vt:lpwstr>
  </property>
  <property fmtid="{D5CDD505-2E9C-101B-9397-08002B2CF9AE}" pid="19" name="creator">
    <vt:lpwstr>И.В. Мерцалова</vt:lpwstr>
  </property>
  <property fmtid="{D5CDD505-2E9C-101B-9397-08002B2CF9AE}" pid="20" name="considerDepartment">
    <vt:lpwstr>Правовое управление</vt:lpwstr>
  </property>
  <property fmtid="{D5CDD505-2E9C-101B-9397-08002B2CF9AE}" pid="21" name="considerIof">
    <vt:lpwstr>Е.М. Дубровина</vt:lpwstr>
  </property>
  <property fmtid="{D5CDD505-2E9C-101B-9397-08002B2CF9AE}" pid="22" name="regnumProj">
    <vt:lpwstr>М 2020/7/23-342</vt:lpwstr>
  </property>
  <property fmtid="{D5CDD505-2E9C-101B-9397-08002B2CF9AE}" pid="23" name="documentContent">
    <vt:lpwstr>Согласование проекта договора с БФ Вклад в будущее в интересах Института образования</vt:lpwstr>
  </property>
  <property fmtid="{D5CDD505-2E9C-101B-9397-08002B2CF9AE}" pid="24" name="serviceNoteAuthorPost">
    <vt:lpwstr>Менеджер</vt:lpwstr>
  </property>
  <property fmtid="{D5CDD505-2E9C-101B-9397-08002B2CF9AE}" pid="25" name="signerPost">
    <vt:lpwstr>Менеджер</vt:lpwstr>
  </property>
  <property fmtid="{D5CDD505-2E9C-101B-9397-08002B2CF9AE}" pid="26" name="documentSubtype">
    <vt:lpwstr>Иные виды договоров с российскими партнерами</vt:lpwstr>
  </property>
  <property fmtid="{D5CDD505-2E9C-101B-9397-08002B2CF9AE}" pid="27" name="mainDocSheetsCount">
    <vt:lpwstr>10</vt:lpwstr>
  </property>
  <property fmtid="{D5CDD505-2E9C-101B-9397-08002B2CF9AE}" pid="28" name="controlLabel">
    <vt:lpwstr>не осуществляется</vt:lpwstr>
  </property>
</Properties>
</file>